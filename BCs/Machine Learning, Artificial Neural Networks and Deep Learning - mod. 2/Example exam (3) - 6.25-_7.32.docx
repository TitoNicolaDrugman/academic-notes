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pPr>
      <w:r w:rsidDel="00000000" w:rsidR="00000000" w:rsidRPr="00000000">
        <w:rPr>
          <w:rtl w:val="0"/>
        </w:rPr>
        <w:t xml:space="preserve">You are provided with a dataset containing still images of various natural scenes. Each image is represented as a 3-channel RGB image of size 256x256. The dataset consists of 10 different natural scene categories, labeled as classes 0 to 9. Your task is to design a deep neural network model that can accurately classify the images into their respective natural scene categories.</w:t>
      </w:r>
    </w:p>
    <w:p w:rsidR="00000000" w:rsidDel="00000000" w:rsidP="00000000" w:rsidRDefault="00000000" w:rsidRPr="00000000" w14:paraId="00000002">
      <w:pPr>
        <w:ind w:left="0" w:firstLine="0"/>
        <w:jc w:val="both"/>
        <w:rPr/>
      </w:pPr>
      <w:r w:rsidDel="00000000" w:rsidR="00000000" w:rsidRPr="00000000">
        <w:rPr>
          <w:rtl w:val="0"/>
        </w:rPr>
      </w:r>
    </w:p>
    <w:p w:rsidR="00000000" w:rsidDel="00000000" w:rsidP="00000000" w:rsidRDefault="00000000" w:rsidRPr="00000000" w14:paraId="00000003">
      <w:pPr>
        <w:ind w:left="0" w:firstLine="0"/>
        <w:jc w:val="both"/>
        <w:rPr/>
      </w:pPr>
      <w:r w:rsidDel="00000000" w:rsidR="00000000" w:rsidRPr="00000000">
        <w:rPr>
          <w:rtl w:val="0"/>
        </w:rPr>
        <w:t xml:space="preserve">Dataset Information:</w:t>
      </w:r>
    </w:p>
    <w:p w:rsidR="00000000" w:rsidDel="00000000" w:rsidP="00000000" w:rsidRDefault="00000000" w:rsidRPr="00000000" w14:paraId="00000004">
      <w:pPr>
        <w:ind w:left="0" w:firstLine="0"/>
        <w:jc w:val="both"/>
        <w:rPr/>
      </w:pPr>
      <w:r w:rsidDel="00000000" w:rsidR="00000000" w:rsidRPr="00000000">
        <w:rPr>
          <w:rtl w:val="0"/>
        </w:rPr>
        <w:t xml:space="preserve">Input: RGB images of size 256x256 with 3 channels (red, green, and blue).</w:t>
      </w:r>
    </w:p>
    <w:p w:rsidR="00000000" w:rsidDel="00000000" w:rsidP="00000000" w:rsidRDefault="00000000" w:rsidRPr="00000000" w14:paraId="00000005">
      <w:pPr>
        <w:ind w:left="0" w:firstLine="0"/>
        <w:jc w:val="both"/>
        <w:rPr/>
      </w:pPr>
      <w:r w:rsidDel="00000000" w:rsidR="00000000" w:rsidRPr="00000000">
        <w:rPr>
          <w:rtl w:val="0"/>
        </w:rPr>
        <w:t xml:space="preserve">Input Channels: 3 (RGB).</w:t>
      </w:r>
    </w:p>
    <w:p w:rsidR="00000000" w:rsidDel="00000000" w:rsidP="00000000" w:rsidRDefault="00000000" w:rsidRPr="00000000" w14:paraId="00000006">
      <w:pPr>
        <w:ind w:left="0" w:firstLine="0"/>
        <w:jc w:val="both"/>
        <w:rPr/>
      </w:pPr>
      <w:r w:rsidDel="00000000" w:rsidR="00000000" w:rsidRPr="00000000">
        <w:rPr>
          <w:rtl w:val="0"/>
        </w:rPr>
        <w:t xml:space="preserve">Classes: 10 (natural scene categories).</w:t>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t xml:space="preserve">The dataset contains images of the following natural scene categories:</w:t>
      </w:r>
    </w:p>
    <w:p w:rsidR="00000000" w:rsidDel="00000000" w:rsidP="00000000" w:rsidRDefault="00000000" w:rsidRPr="00000000" w14:paraId="00000009">
      <w:pPr>
        <w:ind w:left="0" w:firstLine="0"/>
        <w:jc w:val="both"/>
        <w:rPr>
          <w:i w:val="1"/>
        </w:rPr>
      </w:pPr>
      <w:r w:rsidDel="00000000" w:rsidR="00000000" w:rsidRPr="00000000">
        <w:rPr>
          <w:i w:val="1"/>
          <w:rtl w:val="0"/>
        </w:rPr>
        <w:t xml:space="preserve">Beaches, Mountains, Forests, Deserts, Lakes, Cities, Waterfalls, Countrysides, Jungles, Canyons</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0F">
      <w:pPr>
        <w:numPr>
          <w:ilvl w:val="0"/>
          <w:numId w:val="1"/>
        </w:numPr>
        <w:ind w:left="720" w:hanging="360"/>
        <w:jc w:val="both"/>
      </w:pPr>
      <w:r w:rsidDel="00000000" w:rsidR="00000000" w:rsidRPr="00000000">
        <w:rPr>
          <w:rtl w:val="0"/>
        </w:rPr>
        <w:t xml:space="preserve">Which Loss function</w:t>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11">
      <w:pPr>
        <w:numPr>
          <w:ilvl w:val="0"/>
          <w:numId w:val="1"/>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12">
      <w:pPr>
        <w:numPr>
          <w:ilvl w:val="0"/>
          <w:numId w:val="1"/>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2"/>
        <w:jc w:val="both"/>
        <w:rPr/>
      </w:pPr>
      <w:bookmarkStart w:colFirst="0" w:colLast="0" w:name="_vwq0tr7b80u4" w:id="0"/>
      <w:bookmarkEnd w:id="0"/>
      <w:r w:rsidDel="00000000" w:rsidR="00000000" w:rsidRPr="00000000">
        <w:rPr>
          <w:rtl w:val="0"/>
        </w:rPr>
        <w:t xml:space="preserve">Introduction</w:t>
      </w:r>
    </w:p>
    <w:p w:rsidR="00000000" w:rsidDel="00000000" w:rsidP="00000000" w:rsidRDefault="00000000" w:rsidRPr="00000000" w14:paraId="00000015">
      <w:pPr>
        <w:jc w:val="both"/>
        <w:rPr/>
      </w:pPr>
      <w:r w:rsidDel="00000000" w:rsidR="00000000" w:rsidRPr="00000000">
        <w:rPr>
          <w:rtl w:val="0"/>
        </w:rPr>
        <w:t xml:space="preserve">The task we are dealing with can be consider to be a classification one (since we need to classify an image in a class), it is also a multiclass classification (since there are more than two classes) and it is single-label since an image can and must belong to one and only one class. Furthermore it is a supervised classification since the images are labeled). So if we sum up everything it is a supervised multiclass single label classification.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My goal is to design a property network that performed well both on training and test, it should avoid overfitting (that is when the model learn too well the training data and it is unable to generalize to unseen data) and also we should find a compromise between the </w:t>
      </w:r>
      <w:ins w:author="ANGELICA PAGNI" w:id="0" w:date="2023-07-21T17:47:16Z">
        <w:r w:rsidDel="00000000" w:rsidR="00000000" w:rsidRPr="00000000">
          <w:rPr>
            <w:rtl w:val="0"/>
          </w:rPr>
          <w:t xml:space="preserve">computational </w:t>
        </w:r>
      </w:ins>
      <w:r w:rsidDel="00000000" w:rsidR="00000000" w:rsidRPr="00000000">
        <w:rPr>
          <w:rtl w:val="0"/>
        </w:rPr>
        <w:t xml:space="preserve">complexity of the model and the accuracy of it.</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 will try to suggest different strategies to build the architecture of the model, but it might be difficult to actually write the correct and final representation of the model with all the hyperparameters settled, but it is not impossible to try to make some good guesses.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Since we are dealing with images I will choose to use a CNN (Convolutional Neural Network) since it performs effectively with images. Furthermore MLP suffers from the shift variance issue (as an example: if in all the images classified as dog the animal is located on the top left corner a MLP might not be able to detect a dog in the lower left of the image). I will avoid using a RNN (recurrent neural network) since it is more suitable when the input is a sequential dataset (like a text) of variable length.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Additionally after implement a CNN I will flatten the output to pass it to a MLP, it is important to remember that MLP are</w:t>
      </w:r>
    </w:p>
    <w:p w:rsidR="00000000" w:rsidDel="00000000" w:rsidP="00000000" w:rsidRDefault="00000000" w:rsidRPr="00000000" w14:paraId="0000001F">
      <w:pPr>
        <w:numPr>
          <w:ilvl w:val="0"/>
          <w:numId w:val="2"/>
        </w:numPr>
        <w:ind w:left="720" w:hanging="360"/>
        <w:jc w:val="both"/>
        <w:rPr>
          <w:u w:val="none"/>
        </w:rPr>
      </w:pPr>
      <w:r w:rsidDel="00000000" w:rsidR="00000000" w:rsidRPr="00000000">
        <w:rPr>
          <w:rtl w:val="0"/>
        </w:rPr>
        <w:t xml:space="preserve">Universal boolean function: can classify any boolean function</w:t>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rtl w:val="0"/>
        </w:rPr>
        <w:t xml:space="preserve">Universal approximator: can approximate a function with one hidden layer, but more hidden layers usually means less complex network</w:t>
      </w:r>
    </w:p>
    <w:p w:rsidR="00000000" w:rsidDel="00000000" w:rsidP="00000000" w:rsidRDefault="00000000" w:rsidRPr="00000000" w14:paraId="00000021">
      <w:pPr>
        <w:numPr>
          <w:ilvl w:val="0"/>
          <w:numId w:val="2"/>
        </w:numPr>
        <w:ind w:left="720" w:hanging="360"/>
        <w:jc w:val="both"/>
        <w:rPr>
          <w:ins w:author="Tito Nicola drugman" w:id="1" w:date="2023-07-21T17:36:40Z"/>
          <w:u w:val="none"/>
        </w:rPr>
      </w:pPr>
      <w:r w:rsidDel="00000000" w:rsidR="00000000" w:rsidRPr="00000000">
        <w:rPr>
          <w:rtl w:val="0"/>
        </w:rPr>
        <w:t xml:space="preserve">Universal classificator: can construct any classification boundary</w:t>
      </w:r>
      <w:ins w:author="Tito Nicola drugman" w:id="1" w:date="2023-07-21T17:36:40Z">
        <w:r w:rsidDel="00000000" w:rsidR="00000000" w:rsidRPr="00000000">
          <w:rPr>
            <w:rtl w:val="0"/>
          </w:rPr>
        </w:r>
      </w:ins>
    </w:p>
    <w:p w:rsidR="00000000" w:rsidDel="00000000" w:rsidP="00000000" w:rsidRDefault="00000000" w:rsidRPr="00000000" w14:paraId="00000022">
      <w:pPr>
        <w:jc w:val="both"/>
        <w:rPr>
          <w:ins w:author="Tito Nicola drugman" w:id="1" w:date="2023-07-21T17:36:40Z"/>
        </w:rPr>
      </w:pPr>
      <w:ins w:author="Tito Nicola drugman" w:id="1" w:date="2023-07-21T17:36:40Z">
        <w:r w:rsidDel="00000000" w:rsidR="00000000" w:rsidRPr="00000000">
          <w:rPr>
            <w:rtl w:val="0"/>
          </w:rPr>
        </w:r>
      </w:ins>
    </w:p>
    <w:p w:rsidR="00000000" w:rsidDel="00000000" w:rsidP="00000000" w:rsidRDefault="00000000" w:rsidRPr="00000000" w14:paraId="00000023">
      <w:pPr>
        <w:jc w:val="both"/>
        <w:rPr>
          <w:rFonts w:ascii="Arial" w:cs="Arial" w:eastAsia="Arial" w:hAnsi="Arial"/>
          <w:b w:val="0"/>
          <w:i w:val="0"/>
          <w:smallCaps w:val="0"/>
          <w:strike w:val="0"/>
          <w:color w:val="000000"/>
          <w:sz w:val="22"/>
          <w:szCs w:val="22"/>
          <w:u w:val="none"/>
          <w:shd w:fill="auto" w:val="clear"/>
          <w:vertAlign w:val="baseline"/>
          <w:rPrChange w:author="Tito Nicola drugman" w:id="2" w:date="2023-07-21T17:36:41Z">
            <w:rPr>
              <w:u w:val="none"/>
            </w:rPr>
          </w:rPrChange>
        </w:rPr>
        <w:pPrChange w:author="Tito Nicola drugman" w:id="0" w:date="2023-07-21T17:36:41Z">
          <w:pPr>
            <w:numPr>
              <w:ilvl w:val="0"/>
              <w:numId w:val="2"/>
            </w:numPr>
            <w:ind w:left="720" w:hanging="360"/>
            <w:jc w:val="both"/>
          </w:pPr>
        </w:pPrChange>
      </w:pPr>
      <w:ins w:author="Tito Nicola drugman" w:id="1" w:date="2023-07-21T17:36:40Z">
        <w:r w:rsidDel="00000000" w:rsidR="00000000" w:rsidRPr="00000000">
          <w:rPr>
            <w:rtl w:val="0"/>
          </w:rPr>
          <w:t xml:space="preserve">To move from a CNN to a MLP I will flatten the data in a vector, so that it can be processed by the MLP</w:t>
        </w:r>
      </w:ins>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nhksq5zdis8e" w:id="1"/>
      <w:bookmarkEnd w:id="1"/>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27">
      <w:pPr>
        <w:jc w:val="both"/>
        <w:rPr/>
      </w:pPr>
      <w:r w:rsidDel="00000000" w:rsidR="00000000" w:rsidRPr="00000000">
        <w:rPr>
          <w:rtl w:val="0"/>
        </w:rPr>
        <w:t xml:space="preserve">Since we are dealing with images we can represent a single input as a matrix of three dimensions where the first two values represent the width and the high of the image, and the third one </w:t>
      </w:r>
      <w:r w:rsidDel="00000000" w:rsidR="00000000" w:rsidRPr="00000000">
        <w:rPr>
          <w:rtl w:val="0"/>
        </w:rPr>
        <w:t xml:space="preserve">repre</w:t>
      </w:r>
      <w:r w:rsidDel="00000000" w:rsidR="00000000" w:rsidRPr="00000000">
        <w:rPr>
          <w:rtl w:val="0"/>
        </w:rPr>
        <w:tab/>
        <w:t xml:space="preserve">sent the number of channels. So a single image will be (256,256,3). The number of channels is 3 since the images are RGB (red green blue).</w:t>
      </w:r>
      <w:ins w:author="ANGELICA PAGNI" w:id="3" w:date="2023-07-21T17:48:59Z">
        <w:r w:rsidDel="00000000" w:rsidR="00000000" w:rsidRPr="00000000">
          <w:rPr>
            <w:rtl w:val="0"/>
          </w:rPr>
          <w:t xml:space="preserve"> Each pixel can go from 0 to 255. </w:t>
        </w:r>
      </w:ins>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Furthermore the entire dataset can be represented with a matrix like (1000, 256,256,3) where 1000 represents the amount of images in the training set.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Since the dimension of the image is quite large (256x256) we can apply an autoencoder to reduce the dimensions of it.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An autoencoder is an unsupervised neural network composed of two elements: a encoder and a decoder:</w:t>
      </w:r>
    </w:p>
    <w:p w:rsidR="00000000" w:rsidDel="00000000" w:rsidP="00000000" w:rsidRDefault="00000000" w:rsidRPr="00000000" w14:paraId="0000002E">
      <w:pPr>
        <w:numPr>
          <w:ilvl w:val="0"/>
          <w:numId w:val="3"/>
        </w:numPr>
        <w:ind w:left="720" w:hanging="360"/>
        <w:jc w:val="both"/>
        <w:rPr>
          <w:u w:val="none"/>
        </w:rPr>
      </w:pPr>
      <w:r w:rsidDel="00000000" w:rsidR="00000000" w:rsidRPr="00000000">
        <w:rPr>
          <w:rtl w:val="0"/>
        </w:rPr>
        <w:t xml:space="preserve">The encoder is composed of different hidden layers where the number of neurons decreases as we go further. Its task is to represent the input image with a smaller dimension</w:t>
      </w:r>
    </w:p>
    <w:p w:rsidR="00000000" w:rsidDel="00000000" w:rsidP="00000000" w:rsidRDefault="00000000" w:rsidRPr="00000000" w14:paraId="0000002F">
      <w:pPr>
        <w:numPr>
          <w:ilvl w:val="0"/>
          <w:numId w:val="3"/>
        </w:numPr>
        <w:ind w:left="720" w:hanging="360"/>
        <w:jc w:val="both"/>
        <w:rPr>
          <w:u w:val="none"/>
        </w:rPr>
      </w:pPr>
      <w:r w:rsidDel="00000000" w:rsidR="00000000" w:rsidRPr="00000000">
        <w:rPr>
          <w:rtl w:val="0"/>
        </w:rPr>
        <w:t xml:space="preserve">The decoder instead is still composed of different hidden layers but the number of neurons increases as we go further. Its task is to recreate the image starting from the reduced version</w:t>
      </w:r>
    </w:p>
    <w:p w:rsidR="00000000" w:rsidDel="00000000" w:rsidP="00000000" w:rsidRDefault="00000000" w:rsidRPr="00000000" w14:paraId="00000030">
      <w:pPr>
        <w:jc w:val="both"/>
        <w:rPr/>
      </w:pPr>
      <w:r w:rsidDel="00000000" w:rsidR="00000000" w:rsidRPr="00000000">
        <w:rPr>
          <w:rtl w:val="0"/>
        </w:rPr>
        <w:t xml:space="preserve">Since we are recreating the image it is obvious that the number of neurons in the first layer of the encoder must be equal to the number of neurons in the last layer of the decoder.</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By applying the autoencoder we can take the bottleneck layer to obtain a reduced version of the image.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If the dataset is unbalanced I could apply a RandomOverSampler to increase the minority class to reach a 0.8 ratio with the majority class.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Additionally to avoid overfitting we could do some data augmentation of the training, by doing this we apply some modifications of the image (such as flipping). I could apply horizontal flipping, but I will avoid to use vertical flipping. Thanks to augmentation we are able to increase the training set and avoid overfitting.</w:t>
      </w:r>
    </w:p>
    <w:p w:rsidR="00000000" w:rsidDel="00000000" w:rsidP="00000000" w:rsidRDefault="00000000" w:rsidRPr="00000000" w14:paraId="00000037">
      <w:pPr>
        <w:jc w:val="both"/>
        <w:rPr/>
      </w:pPr>
      <w:ins w:author="Tito Nicola drugman" w:id="4" w:date="2023-07-21T17:28:09Z">
        <w:r w:rsidDel="00000000" w:rsidR="00000000" w:rsidRPr="00000000">
          <w:rPr>
            <w:rtl w:val="0"/>
          </w:rPr>
          <w:t xml:space="preserve">+ Preprocessing with MinMaxScaler and formula </w:t>
        </w:r>
      </w:ins>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2"/>
        <w:jc w:val="both"/>
        <w:rPr/>
      </w:pPr>
      <w:bookmarkStart w:colFirst="0" w:colLast="0" w:name="_xhe7awy8lyz4" w:id="2"/>
      <w:bookmarkEnd w:id="2"/>
      <w:r w:rsidDel="00000000" w:rsidR="00000000" w:rsidRPr="00000000">
        <w:rPr>
          <w:rtl w:val="0"/>
        </w:rPr>
        <w:t xml:space="preserve">How would you design the output layer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First of all we should notice that the classes are represent as text, we have </w:t>
      </w:r>
      <w:r w:rsidDel="00000000" w:rsidR="00000000" w:rsidRPr="00000000">
        <w:rPr>
          <w:i w:val="1"/>
          <w:rtl w:val="0"/>
        </w:rPr>
        <w:t xml:space="preserve">Mountains, Jungle,...</w:t>
      </w:r>
      <w:r w:rsidDel="00000000" w:rsidR="00000000" w:rsidRPr="00000000">
        <w:rPr>
          <w:rtl w:val="0"/>
        </w:rPr>
        <w:t xml:space="preserve"> and so we must find a way to represent it in a more readable way.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We could represent it with single number (like 1,2,3,..) or with one-hot vectors (like [0,0,..,0,1]). I will decide to map it to integers.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The output layer of the MLP will contains as number of neurons the number of unique classes in the dataset (that is 10) and the activation function will be the softmax.</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Softmanx activation function is well suitable for classification task (also sigmoid but for binary classification task) since the output of a single neuron is in the range [0,1] and the sum of all the output must be equal to 1. Because of this we can consider the output of the activation function as the probability of that input to belong to a specific class.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The formula of the softmax function is: </w:t>
      </w:r>
      <m:oMath>
        <m:r>
          <w:rPr/>
          <m:t xml:space="preserve">f(x) = </m:t>
        </m:r>
        <m:f>
          <m:fPr>
            <m:ctrlPr>
              <w:rPr/>
            </m:ctrlPr>
          </m:fPr>
          <m:num>
            <m:sSup>
              <m:sSupPr>
                <m:ctrlPr>
                  <w:rPr/>
                </m:ctrlPr>
              </m:sSupPr>
              <m:e>
                <m:r>
                  <w:rPr/>
                  <m:t xml:space="preserve">e</m:t>
                </m:r>
              </m:e>
              <m:sup>
                <m:r>
                  <w:rPr/>
                  <m:t xml:space="preserve">x</m:t>
                </m:r>
              </m:sup>
            </m:sSup>
          </m:num>
          <m:den>
            <m:nary>
              <m:naryPr>
                <m:chr m:val="∑"/>
                <m:ctrlPr>
                  <w:rPr/>
                </m:ctrlPr>
              </m:naryPr>
              <m:sub>
                <m:r>
                  <w:rPr/>
                  <m:t xml:space="preserve">i=1</m:t>
                </m:r>
              </m:sub>
              <m:sup>
                <m:r>
                  <w:rPr/>
                  <m:t xml:space="preserve">N</m:t>
                </m:r>
              </m:sup>
            </m:nary>
            <m:sSup>
              <m:sSupPr>
                <m:ctrlPr>
                  <w:rPr/>
                </m:ctrlPr>
              </m:sSupPr>
              <m:e>
                <m:r>
                  <w:rPr/>
                  <m:t xml:space="preserve">e</m:t>
                </m:r>
              </m:e>
              <m:sup>
                <m:sSub>
                  <m:sSubPr>
                    <m:ctrlPr>
                      <w:rPr/>
                    </m:ctrlPr>
                  </m:sSubPr>
                  <m:e>
                    <m:r>
                      <w:rPr/>
                      <m:t xml:space="preserve">x</m:t>
                    </m:r>
                  </m:e>
                  <m:sub>
                    <m:r>
                      <w:rPr/>
                      <m:t xml:space="preserve">i</m:t>
                    </m:r>
                  </m:sub>
                </m:sSub>
              </m:sup>
            </m:sSup>
          </m:den>
        </m:f>
        <m:r>
          <w:rPr/>
          <m:t xml:space="preserve"> </m:t>
        </m:r>
      </m:oMath>
      <w:r w:rsidDel="00000000" w:rsidR="00000000" w:rsidRPr="00000000">
        <w:rPr>
          <w:rtl w:val="0"/>
        </w:rPr>
        <w:t xml:space="preserve"> where N is the number of neurons (that is the number of unique classes).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2"/>
        <w:jc w:val="both"/>
        <w:rPr/>
      </w:pPr>
      <w:bookmarkStart w:colFirst="0" w:colLast="0" w:name="_d5clsid3stv9" w:id="3"/>
      <w:bookmarkEnd w:id="3"/>
      <w:r w:rsidDel="00000000" w:rsidR="00000000" w:rsidRPr="00000000">
        <w:rPr>
          <w:rtl w:val="0"/>
        </w:rPr>
        <w:t xml:space="preserve">Which activation functions would you use</w:t>
      </w:r>
    </w:p>
    <w:p w:rsidR="00000000" w:rsidDel="00000000" w:rsidP="00000000" w:rsidRDefault="00000000" w:rsidRPr="00000000" w14:paraId="00000048">
      <w:pPr>
        <w:jc w:val="both"/>
        <w:rPr/>
      </w:pPr>
      <w:r w:rsidDel="00000000" w:rsidR="00000000" w:rsidRPr="00000000">
        <w:rPr>
          <w:rtl w:val="0"/>
        </w:rPr>
        <w:t xml:space="preserve">As stated before I will use the softmax activation function for the output layer.</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On the other hand for the MLP I will start by using the ReLU activation function that is </w:t>
      </w:r>
      <m:oMath>
        <m:r>
          <w:rPr/>
          <m:t xml:space="preserve">f(z) = max(z,0)</m:t>
        </m:r>
      </m:oMath>
      <w:r w:rsidDel="00000000" w:rsidR="00000000" w:rsidRPr="00000000">
        <w:rPr>
          <w:rtl w:val="0"/>
        </w:rPr>
        <w:t xml:space="preserve"> This activation function is very popular for the hidden layer and it is easy to compute but suffers slightly from the gradient vanishing issue (but more on that later). </w:t>
      </w:r>
      <w:ins w:author="ANGELICA PAGNI" w:id="5" w:date="2023-07-21T17:54:41Z">
        <w:r w:rsidDel="00000000" w:rsidR="00000000" w:rsidRPr="00000000">
          <w:rPr>
            <w:rtl w:val="0"/>
          </w:rPr>
          <w:t xml:space="preserve">It does not take into account negative values. </w:t>
        </w:r>
      </w:ins>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Of course there are different activations function that I could use, such as:</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rtl w:val="0"/>
        </w:rPr>
        <w:t xml:space="preserve">Leaky ReLU: </w:t>
      </w:r>
      <m:oMath>
        <m:r>
          <w:rPr/>
          <m:t xml:space="preserve">f(x) = max(ax, x)</m:t>
        </m:r>
      </m:oMath>
      <w:r w:rsidDel="00000000" w:rsidR="00000000" w:rsidRPr="00000000">
        <w:rPr>
          <w:rtl w:val="0"/>
        </w:rPr>
        <w:t xml:space="preserve"> where a is a small value like a = 0.01. It is in the range [-inf, +inf]</w:t>
      </w:r>
      <w:ins w:author="ANGELICA PAGNI" w:id="6" w:date="2023-07-21T18:41:44Z">
        <w:r w:rsidDel="00000000" w:rsidR="00000000" w:rsidRPr="00000000">
          <w:rPr>
            <w:rtl w:val="0"/>
          </w:rPr>
          <w:t xml:space="preserve"> It can mitigate the issue of the “dying” ReLu units. It takes into consideration negative values. </w:t>
        </w:r>
      </w:ins>
      <w:r w:rsidDel="00000000" w:rsidR="00000000" w:rsidRPr="00000000">
        <w:rPr>
          <w:rtl w:val="0"/>
        </w:rPr>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rtl w:val="0"/>
        </w:rPr>
        <w:t xml:space="preserve">Tanh </w:t>
      </w:r>
      <m:oMath>
        <m:r>
          <w:rPr/>
          <m:t xml:space="preserve">f(x)= </m:t>
        </m:r>
        <m:f>
          <m:fPr>
            <m:ctrlPr>
              <w:rPr/>
            </m:ctrlPr>
          </m:fPr>
          <m:num>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num>
          <m:den>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den>
        </m:f>
      </m:oMath>
      <w:r w:rsidDel="00000000" w:rsidR="00000000" w:rsidRPr="00000000">
        <w:rPr>
          <w:rtl w:val="0"/>
        </w:rPr>
        <w:t xml:space="preserve"> that is in the range [-1,1]</w:t>
      </w:r>
    </w:p>
    <w:p w:rsidR="00000000" w:rsidDel="00000000" w:rsidP="00000000" w:rsidRDefault="00000000" w:rsidRPr="00000000" w14:paraId="0000004F">
      <w:pPr>
        <w:numPr>
          <w:ilvl w:val="0"/>
          <w:numId w:val="5"/>
        </w:numPr>
        <w:ind w:left="720" w:hanging="360"/>
        <w:jc w:val="both"/>
        <w:rPr>
          <w:u w:val="none"/>
        </w:rPr>
      </w:pPr>
      <w:r w:rsidDel="00000000" w:rsidR="00000000" w:rsidRPr="00000000">
        <w:rPr>
          <w:rtl w:val="0"/>
        </w:rPr>
        <w:t xml:space="preserve">Linear </w:t>
      </w:r>
      <m:oMath>
        <m:r>
          <w:rPr/>
          <m:t xml:space="preserve">f(x)=x</m:t>
        </m:r>
      </m:oMath>
      <w:r w:rsidDel="00000000" w:rsidR="00000000" w:rsidRPr="00000000">
        <w:rPr>
          <w:rtl w:val="0"/>
        </w:rPr>
      </w:r>
    </w:p>
    <w:p w:rsidR="00000000" w:rsidDel="00000000" w:rsidP="00000000" w:rsidRDefault="00000000" w:rsidRPr="00000000" w14:paraId="00000050">
      <w:pPr>
        <w:numPr>
          <w:ilvl w:val="0"/>
          <w:numId w:val="5"/>
        </w:numPr>
        <w:ind w:left="720" w:hanging="360"/>
        <w:jc w:val="both"/>
        <w:rPr>
          <w:u w:val="none"/>
        </w:rPr>
      </w:pPr>
      <w:r w:rsidDel="00000000" w:rsidR="00000000" w:rsidRPr="00000000">
        <w:rPr>
          <w:rtl w:val="0"/>
        </w:rPr>
        <w:t xml:space="preserve">Sigmoid </w:t>
      </w:r>
      <m:oMath>
        <m:r>
          <w:rPr/>
          <m:t xml:space="preserve">f(x)=</m:t>
        </m:r>
        <m:f>
          <m:fPr>
            <m:ctrlPr>
              <w:rPr/>
            </m:ctrlPr>
          </m:fPr>
          <m:num>
            <m:r>
              <w:rPr/>
              <m:t xml:space="preserve">1</m:t>
            </m:r>
          </m:num>
          <m:den>
            <m:r>
              <w:rPr/>
              <m:t xml:space="preserve">1+</m:t>
            </m:r>
            <m:sSup>
              <m:sSupPr>
                <m:ctrlPr>
                  <w:rPr/>
                </m:ctrlPr>
              </m:sSupPr>
              <m:e>
                <m:r>
                  <w:rPr/>
                  <m:t xml:space="preserve">e</m:t>
                </m:r>
              </m:e>
              <m:sup>
                <m:r>
                  <w:rPr/>
                  <m:t xml:space="preserve">-x</m:t>
                </m:r>
              </m:sup>
            </m:sSup>
          </m:den>
        </m:f>
      </m:oMath>
      <w:r w:rsidDel="00000000" w:rsidR="00000000" w:rsidRPr="00000000">
        <w:rPr>
          <w:rtl w:val="0"/>
        </w:rPr>
      </w:r>
    </w:p>
    <w:p w:rsidR="00000000" w:rsidDel="00000000" w:rsidP="00000000" w:rsidRDefault="00000000" w:rsidRPr="00000000" w14:paraId="00000051">
      <w:pPr>
        <w:numPr>
          <w:ilvl w:val="0"/>
          <w:numId w:val="5"/>
        </w:numPr>
        <w:ind w:left="720" w:hanging="360"/>
        <w:jc w:val="both"/>
        <w:rPr>
          <w:u w:val="none"/>
        </w:rPr>
      </w:pPr>
      <w:r w:rsidDel="00000000" w:rsidR="00000000" w:rsidRPr="00000000">
        <w:rPr>
          <w:rtl w:val="0"/>
        </w:rPr>
        <w:t xml:space="preserve">Swish </w:t>
      </w:r>
      <m:oMath>
        <m:r>
          <w:rPr/>
          <m:t xml:space="preserve">f(x) = x sigmoid(bx)</m:t>
        </m:r>
      </m:oMath>
      <w:r w:rsidDel="00000000" w:rsidR="00000000" w:rsidRPr="00000000">
        <w:rPr>
          <w:rtl w:val="0"/>
        </w:rPr>
        <w:t xml:space="preserve"> where b is a small parameter and the function is similar to a variation of ReLU</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To choose which one is more suitable for this task I will apply a grid search (but maybe I will test only among some of these activation functions, so that I do not increase the complexity of the problem).</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Also for the CNN I will choose to not specify the activation function (both for the convolutional layer and for the pooling layer) and I will leave it to none.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2"/>
        <w:jc w:val="both"/>
        <w:rPr/>
      </w:pPr>
      <w:bookmarkStart w:colFirst="0" w:colLast="0" w:name="_uooshgnl3lup" w:id="4"/>
      <w:bookmarkEnd w:id="4"/>
      <w:r w:rsidDel="00000000" w:rsidR="00000000" w:rsidRPr="00000000">
        <w:rPr>
          <w:rtl w:val="0"/>
        </w:rPr>
        <w:t xml:space="preserve">Which Loss function</w:t>
      </w:r>
    </w:p>
    <w:p w:rsidR="00000000" w:rsidDel="00000000" w:rsidP="00000000" w:rsidRDefault="00000000" w:rsidRPr="00000000" w14:paraId="00000058">
      <w:pPr>
        <w:jc w:val="both"/>
        <w:rPr/>
      </w:pPr>
      <w:r w:rsidDel="00000000" w:rsidR="00000000" w:rsidRPr="00000000">
        <w:rPr>
          <w:rtl w:val="0"/>
        </w:rPr>
        <w:t xml:space="preserve">There are different loss function from which I can choose</w:t>
      </w:r>
    </w:p>
    <w:p w:rsidR="00000000" w:rsidDel="00000000" w:rsidP="00000000" w:rsidRDefault="00000000" w:rsidRPr="00000000" w14:paraId="00000059">
      <w:pPr>
        <w:numPr>
          <w:ilvl w:val="0"/>
          <w:numId w:val="6"/>
        </w:numPr>
        <w:ind w:left="720" w:hanging="360"/>
        <w:jc w:val="both"/>
        <w:rPr>
          <w:u w:val="none"/>
        </w:rPr>
      </w:pPr>
      <w:r w:rsidDel="00000000" w:rsidR="00000000" w:rsidRPr="00000000">
        <w:rPr>
          <w:rtl w:val="0"/>
        </w:rPr>
        <w:t xml:space="preserve">Mean square error: is more suitable for regression task (like predicting salary) </w:t>
      </w:r>
      <m:oMath>
        <m:r>
          <w:rPr/>
          <m:t xml:space="preserve">MSE = 1/n</m:t>
        </m:r>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acc>
          <m:accPr>
            <m:chr m:val="̂"/>
            <m:ctrlPr>
              <w:rPr/>
            </m:ctrlPr>
          </m:accPr>
          <m:e>
            <m:sSub>
              <m:sSubPr>
                <m:ctrlPr>
                  <w:rPr/>
                </m:ctrlPr>
              </m:sSubPr>
              <m:e>
                <m:r>
                  <w:rPr/>
                  <m:t xml:space="preserve">Y</m:t>
                </m:r>
              </m:e>
              <m:sub>
                <m:r>
                  <w:rPr/>
                  <m:t xml:space="preserve">i</m:t>
                </m:r>
              </m:sub>
            </m:sSub>
            <m:sSup>
              <m:sSupPr>
                <m:ctrlPr>
                  <w:rPr/>
                </m:ctrlPr>
              </m:sSupPr>
              <m:e>
                <m:r>
                  <w:rPr/>
                  <m:t xml:space="preserve">)</m:t>
                </m:r>
              </m:e>
              <m:sup>
                <m:r>
                  <w:rPr/>
                  <m:t xml:space="preserve">2</m:t>
                </m:r>
              </m:sup>
            </m:sSup>
          </m:e>
        </m:acc>
      </m:oMath>
      <w:r w:rsidDel="00000000" w:rsidR="00000000" w:rsidRPr="00000000">
        <w:rPr>
          <w:rtl w:val="0"/>
        </w:rPr>
        <w:t xml:space="preserve"> where Y</w:t>
      </w:r>
      <w:r w:rsidDel="00000000" w:rsidR="00000000" w:rsidRPr="00000000">
        <w:rPr>
          <w:vertAlign w:val="subscript"/>
          <w:rtl w:val="0"/>
        </w:rPr>
        <w:t xml:space="preserve">i</w:t>
      </w:r>
      <w:r w:rsidDel="00000000" w:rsidR="00000000" w:rsidRPr="00000000">
        <w:rPr>
          <w:rtl w:val="0"/>
        </w:rPr>
        <w:t xml:space="preserve"> is the real value and Y</w:t>
      </w:r>
      <w:r w:rsidDel="00000000" w:rsidR="00000000" w:rsidRPr="00000000">
        <w:rPr>
          <w:vertAlign w:val="subscript"/>
          <w:rtl w:val="0"/>
        </w:rPr>
        <w:t xml:space="preserve">i</w:t>
      </w:r>
      <w:r w:rsidDel="00000000" w:rsidR="00000000" w:rsidRPr="00000000">
        <w:rPr>
          <w:rtl w:val="0"/>
        </w:rPr>
        <w:t xml:space="preserve">^ is the predicted one and N is the number of classes.</w:t>
      </w:r>
    </w:p>
    <w:p w:rsidR="00000000" w:rsidDel="00000000" w:rsidP="00000000" w:rsidRDefault="00000000" w:rsidRPr="00000000" w14:paraId="0000005A">
      <w:pPr>
        <w:numPr>
          <w:ilvl w:val="0"/>
          <w:numId w:val="6"/>
        </w:numPr>
        <w:ind w:left="720" w:hanging="360"/>
        <w:jc w:val="both"/>
        <w:rPr>
          <w:u w:val="none"/>
        </w:rPr>
      </w:pPr>
      <w:r w:rsidDel="00000000" w:rsidR="00000000" w:rsidRPr="00000000">
        <w:rPr>
          <w:rtl w:val="0"/>
        </w:rPr>
        <w:t xml:space="preserve">Binary cross entropy: is suitable for unbalanced task and it is applied in binary classification:  </w:t>
      </w:r>
      <m:oMath>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Y</m:t>
            </m:r>
          </m:e>
          <m:sub>
            <m:r>
              <w:rPr/>
              <m:t xml:space="preserve">i</m:t>
            </m:r>
          </m:sub>
        </m:sSub>
        <m:r>
          <w:rPr/>
          <m:t xml:space="preserve">log(</m:t>
        </m:r>
        <m:acc>
          <m:accPr>
            <m:chr m:val="̂"/>
            <m:ctrlPr>
              <w:rPr/>
            </m:ctrlPr>
          </m:accPr>
          <m:e>
            <m:sSub>
              <m:sSubPr>
                <m:ctrlPr>
                  <w:rPr/>
                </m:ctrlPr>
              </m:sSubPr>
              <m:e>
                <m:r>
                  <w:rPr/>
                  <m:t xml:space="preserve">Y</m:t>
                </m:r>
              </m:e>
              <m:sub>
                <m:r>
                  <w:rPr/>
                  <m:t xml:space="preserve">i</m:t>
                </m:r>
              </m:sub>
            </m:sSub>
          </m:e>
        </m:acc>
        <m:r>
          <w:rPr/>
          <m:t xml:space="preserve">) + </m:t>
        </m:r>
        <m:sSub>
          <m:sSubPr>
            <m:ctrlPr>
              <w:rPr/>
            </m:ctrlPr>
          </m:sSubPr>
          <m:e>
            <m:r>
              <w:rPr/>
              <m:t xml:space="preserve">(1-Y</m:t>
            </m:r>
          </m:e>
          <m:sub>
            <m:r>
              <w:rPr/>
              <m:t xml:space="preserve">i</m:t>
            </m:r>
          </m:sub>
        </m:sSub>
        <m:r>
          <w:rPr/>
          <m:t xml:space="preserve">)log(1-</m:t>
        </m:r>
        <m:acc>
          <m:accPr>
            <m:chr m:val="̂"/>
            <m:ctrlPr>
              <w:rPr/>
            </m:ctrlPr>
          </m:accPr>
          <m:e>
            <m:sSub>
              <m:sSubPr>
                <m:ctrlPr>
                  <w:rPr/>
                </m:ctrlPr>
              </m:sSubPr>
              <m:e>
                <m:r>
                  <w:rPr/>
                  <m:t xml:space="preserve">Y</m:t>
                </m:r>
              </m:e>
              <m:sub>
                <m:r>
                  <w:rPr/>
                  <m:t xml:space="preserve">i</m:t>
                </m:r>
              </m:sub>
            </m:sSub>
          </m:e>
        </m:acc>
        <m:r>
          <w:rPr/>
          <m:t xml:space="preserve">)</m:t>
        </m:r>
      </m:oMath>
      <w:r w:rsidDel="00000000" w:rsidR="00000000" w:rsidRPr="00000000">
        <w:rPr>
          <w:rtl w:val="0"/>
        </w:rPr>
        <w:t xml:space="preserve"> where Y</w:t>
      </w:r>
      <w:r w:rsidDel="00000000" w:rsidR="00000000" w:rsidRPr="00000000">
        <w:rPr>
          <w:vertAlign w:val="subscript"/>
          <w:rtl w:val="0"/>
        </w:rPr>
        <w:t xml:space="preserve">i</w:t>
      </w:r>
      <w:r w:rsidDel="00000000" w:rsidR="00000000" w:rsidRPr="00000000">
        <w:rPr>
          <w:rtl w:val="0"/>
        </w:rPr>
        <w:t xml:space="preserve"> is the real value and Y</w:t>
      </w:r>
      <w:r w:rsidDel="00000000" w:rsidR="00000000" w:rsidRPr="00000000">
        <w:rPr>
          <w:vertAlign w:val="subscript"/>
          <w:rtl w:val="0"/>
        </w:rPr>
        <w:t xml:space="preserve">i</w:t>
      </w:r>
      <w:r w:rsidDel="00000000" w:rsidR="00000000" w:rsidRPr="00000000">
        <w:rPr>
          <w:rtl w:val="0"/>
        </w:rPr>
        <w:t xml:space="preserve">^ is the predicted one and N is the number of classes.</w:t>
      </w:r>
    </w:p>
    <w:p w:rsidR="00000000" w:rsidDel="00000000" w:rsidP="00000000" w:rsidRDefault="00000000" w:rsidRPr="00000000" w14:paraId="0000005B">
      <w:pPr>
        <w:numPr>
          <w:ilvl w:val="0"/>
          <w:numId w:val="6"/>
        </w:numPr>
        <w:ind w:left="720" w:hanging="360"/>
        <w:jc w:val="both"/>
        <w:rPr>
          <w:u w:val="none"/>
        </w:rPr>
      </w:pPr>
      <w:r w:rsidDel="00000000" w:rsidR="00000000" w:rsidRPr="00000000">
        <w:rPr>
          <w:rtl w:val="0"/>
        </w:rPr>
        <w:t xml:space="preserve">Categorical cross entropy loss: is suitable for multiclass classification but only when the output are represent as one hot vector</w:t>
      </w:r>
    </w:p>
    <w:p w:rsidR="00000000" w:rsidDel="00000000" w:rsidP="00000000" w:rsidRDefault="00000000" w:rsidRPr="00000000" w14:paraId="0000005C">
      <w:pPr>
        <w:numPr>
          <w:ilvl w:val="0"/>
          <w:numId w:val="6"/>
        </w:numPr>
        <w:ind w:left="720" w:hanging="360"/>
        <w:jc w:val="both"/>
        <w:rPr>
          <w:u w:val="none"/>
        </w:rPr>
      </w:pPr>
      <w:r w:rsidDel="00000000" w:rsidR="00000000" w:rsidRPr="00000000">
        <w:rPr>
          <w:rtl w:val="0"/>
        </w:rPr>
        <w:t xml:space="preserve">Sparse categorical cross entropy loss is probably the most correct one since it is suitable for multiclass classification and it is used when the output is represented as a single value.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59rcvhlcsnyy" w:id="5"/>
      <w:bookmarkEnd w:id="5"/>
      <w:r w:rsidDel="00000000" w:rsidR="00000000" w:rsidRPr="00000000">
        <w:rPr>
          <w:rtl w:val="0"/>
        </w:rPr>
        <w:t xml:space="preserve">Which (possible) weight regularizers, initializers, etc.</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There are different weight initializer from which I can choose:</w:t>
      </w:r>
    </w:p>
    <w:p w:rsidR="00000000" w:rsidDel="00000000" w:rsidP="00000000" w:rsidRDefault="00000000" w:rsidRPr="00000000" w14:paraId="00000062">
      <w:pPr>
        <w:numPr>
          <w:ilvl w:val="0"/>
          <w:numId w:val="9"/>
        </w:numPr>
        <w:ind w:left="720" w:hanging="360"/>
        <w:jc w:val="both"/>
        <w:rPr>
          <w:u w:val="none"/>
        </w:rPr>
      </w:pPr>
      <w:r w:rsidDel="00000000" w:rsidR="00000000" w:rsidRPr="00000000">
        <w:rPr>
          <w:rtl w:val="0"/>
        </w:rPr>
        <w:t xml:space="preserve">Initialize weights at random is not always a good idea since this could lead to two main issues</w:t>
      </w:r>
    </w:p>
    <w:p w:rsidR="00000000" w:rsidDel="00000000" w:rsidP="00000000" w:rsidRDefault="00000000" w:rsidRPr="00000000" w14:paraId="00000063">
      <w:pPr>
        <w:numPr>
          <w:ilvl w:val="1"/>
          <w:numId w:val="9"/>
        </w:numPr>
        <w:ind w:left="1440" w:hanging="360"/>
        <w:jc w:val="both"/>
        <w:rPr>
          <w:u w:val="none"/>
        </w:rPr>
      </w:pPr>
      <w:r w:rsidDel="00000000" w:rsidR="00000000" w:rsidRPr="00000000">
        <w:rPr>
          <w:rtl w:val="0"/>
        </w:rPr>
        <w:t xml:space="preserve">Vanishing gradient: when the weights (and by consequence the gradients) are close to 0 and so there is almost no update and it is long to find the optimal solution</w:t>
      </w:r>
    </w:p>
    <w:p w:rsidR="00000000" w:rsidDel="00000000" w:rsidP="00000000" w:rsidRDefault="00000000" w:rsidRPr="00000000" w14:paraId="00000064">
      <w:pPr>
        <w:numPr>
          <w:ilvl w:val="1"/>
          <w:numId w:val="9"/>
        </w:numPr>
        <w:ind w:left="1440" w:hanging="360"/>
        <w:jc w:val="both"/>
        <w:rPr>
          <w:u w:val="none"/>
        </w:rPr>
      </w:pPr>
      <w:r w:rsidDel="00000000" w:rsidR="00000000" w:rsidRPr="00000000">
        <w:rPr>
          <w:rtl w:val="0"/>
        </w:rPr>
        <w:t xml:space="preserve">Exploding gradient: when the weights (and by consequence the gradients) are bigger than 1 and so it is not possible to find the optimal </w:t>
      </w:r>
      <w:ins w:author="ANGELICA PAGNI" w:id="7" w:date="2023-07-21T18:51:20Z">
        <w:r w:rsidDel="00000000" w:rsidR="00000000" w:rsidRPr="00000000">
          <w:rPr>
            <w:rtl w:val="0"/>
          </w:rPr>
          <w:t xml:space="preserve">minimum.</w:t>
        </w:r>
      </w:ins>
      <w:del w:author="ANGELICA PAGNI" w:id="7" w:date="2023-07-21T18:51:20Z">
        <w:r w:rsidDel="00000000" w:rsidR="00000000" w:rsidRPr="00000000">
          <w:rPr>
            <w:rtl w:val="0"/>
          </w:rPr>
          <w:delText xml:space="preserve">solution</w:delText>
        </w:r>
      </w:del>
      <w:r w:rsidDel="00000000" w:rsidR="00000000" w:rsidRPr="00000000">
        <w:rPr>
          <w:rtl w:val="0"/>
        </w:rPr>
      </w:r>
    </w:p>
    <w:p w:rsidR="00000000" w:rsidDel="00000000" w:rsidP="00000000" w:rsidRDefault="00000000" w:rsidRPr="00000000" w14:paraId="00000065">
      <w:pPr>
        <w:numPr>
          <w:ilvl w:val="0"/>
          <w:numId w:val="9"/>
        </w:numPr>
        <w:ind w:left="720" w:hanging="360"/>
        <w:jc w:val="both"/>
        <w:rPr>
          <w:u w:val="none"/>
        </w:rPr>
      </w:pPr>
      <w:r w:rsidDel="00000000" w:rsidR="00000000" w:rsidRPr="00000000">
        <w:rPr>
          <w:rtl w:val="0"/>
        </w:rPr>
        <w:t xml:space="preserve">Another idea is to initialize the weights by following a random uniform</w:t>
      </w:r>
      <w:ins w:author="ANGELICA PAGNI" w:id="8" w:date="2023-07-21T18:51:50Z">
        <w:r w:rsidDel="00000000" w:rsidR="00000000" w:rsidRPr="00000000">
          <w:rPr>
            <w:rtl w:val="0"/>
          </w:rPr>
          <w:t xml:space="preserve"> (giving the same value to every weights, range [-0.5; 0.5])</w:t>
        </w:r>
      </w:ins>
      <w:r w:rsidDel="00000000" w:rsidR="00000000" w:rsidRPr="00000000">
        <w:rPr>
          <w:rtl w:val="0"/>
        </w:rPr>
        <w:t xml:space="preserve"> or normal distribution (with mean = 0 and variance = 1</w:t>
      </w:r>
      <w:ins w:author="ANGELICA PAGNI" w:id="9" w:date="2023-07-21T19:38:34Z">
        <w:r w:rsidDel="00000000" w:rsidR="00000000" w:rsidRPr="00000000">
          <w:rPr>
            <w:rtl w:val="0"/>
          </w:rPr>
          <w:t xml:space="preserve">(guarda il commento che forse non è 1</w:t>
        </w:r>
      </w:ins>
      <w:r w:rsidDel="00000000" w:rsidR="00000000" w:rsidRPr="00000000">
        <w:rPr>
          <w:rtl w:val="0"/>
        </w:rPr>
        <w:t xml:space="preserve">).</w:t>
      </w:r>
      <w:ins w:author="ANGELICA PAGNI" w:id="10" w:date="2023-07-21T18:54:38Z">
        <w:commentRangeStart w:id="0"/>
        <w:r w:rsidDel="00000000" w:rsidR="00000000" w:rsidRPr="00000000">
          <w:rPr>
            <w:rtl w:val="0"/>
          </w:rPr>
          <w:t xml:space="preserve"> </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If we know the activation function that we apply to that model we could other weight regularizer such as </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Xavier/Glorot: it is suitable when the activation function of the layer are tanh or sigmoid. </w:t>
      </w:r>
      <w:ins w:author="ANGELICA PAGNI" w:id="11" w:date="2023-07-21T19:11:43Z">
        <w:r w:rsidDel="00000000" w:rsidR="00000000" w:rsidRPr="00000000">
          <w:rPr>
            <w:rtl w:val="0"/>
          </w:rPr>
          <w:t xml:space="preserve">The goal is to keep the variance equal to each layer (and consequently keeping equal variance of each gradient). </w:t>
        </w:r>
      </w:ins>
      <w:r w:rsidDel="00000000" w:rsidR="00000000" w:rsidRPr="00000000">
        <w:rPr>
          <w:rtl w:val="0"/>
        </w:rPr>
        <w:t xml:space="preserve">What is interesting to notice is that it takes into account the number of input and output neurons. It could be </w:t>
      </w:r>
    </w:p>
    <w:p w:rsidR="00000000" w:rsidDel="00000000" w:rsidP="00000000" w:rsidRDefault="00000000" w:rsidRPr="00000000" w14:paraId="00000068">
      <w:pPr>
        <w:numPr>
          <w:ilvl w:val="1"/>
          <w:numId w:val="4"/>
        </w:numPr>
        <w:ind w:left="1440" w:hanging="360"/>
        <w:jc w:val="both"/>
        <w:rPr>
          <w:u w:val="none"/>
        </w:rPr>
      </w:pPr>
      <w:r w:rsidDel="00000000" w:rsidR="00000000" w:rsidRPr="00000000">
        <w:rPr>
          <w:rtl w:val="0"/>
        </w:rPr>
        <w:t xml:space="preserve">Uniform: where the range is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input+output</m:t>
                    </m:r>
                  </m:den>
                </m:f>
              </m:e>
            </m:rad>
            <m:r>
              <w:rPr/>
              <m:t xml:space="preserve">  ; </m:t>
            </m:r>
            <m:rad>
              <m:radPr>
                <m:degHide m:val="1"/>
                <m:ctrlPr>
                  <w:rPr/>
                </m:ctrlPr>
              </m:radPr>
              <m:e>
                <m:f>
                  <m:fPr>
                    <m:ctrlPr>
                      <w:rPr/>
                    </m:ctrlPr>
                  </m:fPr>
                  <m:num>
                    <m:r>
                      <w:rPr/>
                      <m:t xml:space="preserve">6</m:t>
                    </m:r>
                  </m:num>
                  <m:den>
                    <m:r>
                      <w:rPr/>
                      <m:t xml:space="preserve">input+output</m:t>
                    </m:r>
                  </m:den>
                </m:f>
              </m:e>
            </m:rad>
          </m:e>
        </m:d>
      </m:oMath>
      <w:r w:rsidDel="00000000" w:rsidR="00000000" w:rsidRPr="00000000">
        <w:rPr>
          <w:rtl w:val="0"/>
        </w:rPr>
      </w:r>
    </w:p>
    <w:p w:rsidR="00000000" w:rsidDel="00000000" w:rsidP="00000000" w:rsidRDefault="00000000" w:rsidRPr="00000000" w14:paraId="00000069">
      <w:pPr>
        <w:numPr>
          <w:ilvl w:val="1"/>
          <w:numId w:val="4"/>
        </w:numPr>
        <w:ind w:left="1440" w:hanging="360"/>
        <w:jc w:val="both"/>
        <w:rPr>
          <w:u w:val="none"/>
        </w:rPr>
      </w:pPr>
      <w:r w:rsidDel="00000000" w:rsidR="00000000" w:rsidRPr="00000000">
        <w:rPr>
          <w:rtl w:val="0"/>
        </w:rPr>
        <w:t xml:space="preserve">Normal: with mean = 0 and standard deviation </w:t>
      </w:r>
      <m:oMath>
        <m:rad>
          <m:radPr>
            <m:degHide m:val="1"/>
          </m:radPr>
          <m:e>
            <m:f>
              <m:fPr>
                <m:ctrlPr>
                  <w:rPr/>
                </m:ctrlPr>
              </m:fPr>
              <m:num>
                <w:ins w:author="ANGELICA PAGNI" w:id="12" w:date="2023-07-23T12:13:05Z">
                  <m:r>
                    <w:rPr/>
                    <m:t xml:space="preserve">2</m:t>
                  </m:r>
                </w:ins>
                <w:del w:author="ANGELICA PAGNI" w:id="12" w:date="2023-07-23T12:13:05Z">
                  <m:r>
                    <w:rPr/>
                    <m:t xml:space="preserve">6</m:t>
                  </m:r>
                </w:del>
              </m:num>
              <m:den>
                <m:r>
                  <w:rPr/>
                  <m:t xml:space="preserve">input+output</m:t>
                </m:r>
              </m:den>
            </m:f>
          </m:e>
        </m:rad>
      </m:oMath>
      <w:ins w:author="ANGELICA PAGNI" w:id="12" w:date="2023-07-23T12:13:05Z"/>
      <w:del w:author="ANGELICA PAGNI" w:id="12" w:date="2023-07-23T12:13:05Z"/>
      <w:r w:rsidDel="00000000" w:rsidR="00000000" w:rsidRPr="00000000">
        <w:rPr>
          <w:rtl w:val="0"/>
        </w:rPr>
      </w:r>
    </w:p>
    <w:p w:rsidR="00000000" w:rsidDel="00000000" w:rsidP="00000000" w:rsidRDefault="00000000" w:rsidRPr="00000000" w14:paraId="0000006A">
      <w:pPr>
        <w:numPr>
          <w:ilvl w:val="0"/>
          <w:numId w:val="4"/>
        </w:numPr>
        <w:ind w:left="720" w:hanging="360"/>
        <w:jc w:val="both"/>
        <w:rPr>
          <w:u w:val="none"/>
        </w:rPr>
      </w:pPr>
      <w:r w:rsidDel="00000000" w:rsidR="00000000" w:rsidRPr="00000000">
        <w:rPr>
          <w:rtl w:val="0"/>
        </w:rPr>
        <w:t xml:space="preserve">If instead the activation function is ReLU we can use the He initialization, witch is a small variation of the Xavier one. It could be</w:t>
      </w:r>
    </w:p>
    <w:p w:rsidR="00000000" w:rsidDel="00000000" w:rsidP="00000000" w:rsidRDefault="00000000" w:rsidRPr="00000000" w14:paraId="0000006B">
      <w:pPr>
        <w:numPr>
          <w:ilvl w:val="1"/>
          <w:numId w:val="4"/>
        </w:numPr>
        <w:ind w:left="1440" w:hanging="360"/>
        <w:jc w:val="both"/>
        <w:rPr>
          <w:u w:val="none"/>
        </w:rPr>
      </w:pPr>
      <w:r w:rsidDel="00000000" w:rsidR="00000000" w:rsidRPr="00000000">
        <w:rPr>
          <w:rtl w:val="0"/>
        </w:rPr>
        <w:t xml:space="preserve">Uniform: where the range is  </w:t>
      </w:r>
      <m:oMath>
        <m:d>
          <m:dPr>
            <m:begChr m:val="["/>
            <m:endChr m:val="]"/>
            <m:ctrlPr>
              <w:rPr/>
            </m:ctrlPr>
          </m:dPr>
          <m:e>
            <m:r>
              <w:rPr/>
              <m:t xml:space="preserve">-</m:t>
            </m:r>
            <m:rad>
              <m:radPr>
                <m:degHide m:val="1"/>
                <m:ctrlPr>
                  <w:rPr/>
                </m:ctrlPr>
              </m:radPr>
              <m:e>
                <m:f>
                  <m:fPr>
                    <m:ctrlPr>
                      <w:rPr/>
                    </m:ctrlPr>
                  </m:fPr>
                  <m:num>
                    <m:r>
                      <w:rPr/>
                      <m:t xml:space="preserve">2</m:t>
                    </m:r>
                  </m:num>
                  <m:den>
                    <m:r>
                      <w:rPr/>
                      <m:t xml:space="preserve">input</m:t>
                    </m:r>
                  </m:den>
                </m:f>
              </m:e>
            </m:rad>
            <m:r>
              <w:rPr/>
              <m:t xml:space="preserve">  ; </m:t>
            </m:r>
            <m:rad>
              <m:radPr>
                <m:degHide m:val="1"/>
                <m:ctrlPr>
                  <w:rPr/>
                </m:ctrlPr>
              </m:radPr>
              <m:e>
                <m:f>
                  <m:fPr>
                    <m:ctrlPr>
                      <w:rPr/>
                    </m:ctrlPr>
                  </m:fPr>
                  <m:num>
                    <m:r>
                      <w:rPr/>
                      <m:t xml:space="preserve">2</m:t>
                    </m:r>
                  </m:num>
                  <m:den>
                    <m:r>
                      <w:rPr/>
                      <m:t xml:space="preserve">input</m:t>
                    </m:r>
                  </m:den>
                </m:f>
              </m:e>
            </m:rad>
          </m:e>
        </m:d>
      </m:oMath>
      <w:r w:rsidDel="00000000" w:rsidR="00000000" w:rsidRPr="00000000">
        <w:rPr>
          <w:rtl w:val="0"/>
        </w:rPr>
      </w:r>
    </w:p>
    <w:p w:rsidR="00000000" w:rsidDel="00000000" w:rsidP="00000000" w:rsidRDefault="00000000" w:rsidRPr="00000000" w14:paraId="0000006C">
      <w:pPr>
        <w:numPr>
          <w:ilvl w:val="1"/>
          <w:numId w:val="4"/>
        </w:numPr>
        <w:ind w:left="1440" w:hanging="360"/>
        <w:jc w:val="both"/>
        <w:rPr>
          <w:u w:val="none"/>
        </w:rPr>
      </w:pPr>
      <w:r w:rsidDel="00000000" w:rsidR="00000000" w:rsidRPr="00000000">
        <w:rPr>
          <w:rtl w:val="0"/>
        </w:rPr>
        <w:t xml:space="preserve">Normal: with mean = 0 and standard deviation </w:t>
      </w:r>
      <m:oMath>
        <m:rad>
          <m:radPr>
            <m:degHide m:val="1"/>
          </m:radPr>
          <m:e>
            <m:f>
              <m:fPr>
                <m:ctrlPr>
                  <w:rPr/>
                </m:ctrlPr>
              </m:fPr>
              <m:num>
                <m:r>
                  <w:rPr/>
                  <m:t xml:space="preserve">2</m:t>
                </m:r>
              </m:num>
              <m:den>
                <m:r>
                  <w:rPr/>
                  <m:t xml:space="preserve">input</m:t>
                </m:r>
              </m:den>
            </m:f>
          </m:e>
        </m:rad>
      </m:oMath>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ins w:author="Tito Nicola drugman" w:id="16" w:date="2023-07-21T17:29:14Z"/>
        </w:rPr>
      </w:pPr>
      <w:r w:rsidDel="00000000" w:rsidR="00000000" w:rsidRPr="00000000">
        <w:rPr>
          <w:rtl w:val="0"/>
        </w:rPr>
        <w:t xml:space="preserve">As for the weight regularizer I could use batch normalization. To do it it suggested to set the bias to false and to apply it before the activation function. Batch normalization it used to normalize the weighted sum so that we avoid to have one that is bigger than the other. By doing this we avoid avoid overfitting </w:t>
      </w:r>
      <w:ins w:author="ANGELICA PAGNI" w:id="13" w:date="2023-07-21T19:21:13Z">
        <w:r w:rsidDel="00000000" w:rsidR="00000000" w:rsidRPr="00000000">
          <w:rPr>
            <w:rtl w:val="0"/>
          </w:rPr>
          <w:t xml:space="preserve">and we overcome the internal covariance shift (each layer’s inputs depend on the weights of the previous layers). </w:t>
        </w:r>
      </w:ins>
      <w:ins w:author="TITO NICOLA DRUGMAN" w:id="14" w:date="2023-07-21T17:53:58Z">
        <w:r w:rsidDel="00000000" w:rsidR="00000000" w:rsidRPr="00000000">
          <w:rPr>
            <w:rtl w:val="0"/>
          </w:rPr>
          <w:t xml:space="preserve">+ β and γ paramters</w:t>
        </w:r>
      </w:ins>
      <w:r w:rsidDel="00000000" w:rsidR="00000000" w:rsidRPr="00000000">
        <w:rPr>
          <w:rtl w:val="0"/>
        </w:rPr>
        <w:t xml:space="preserve">.</w:t>
      </w:r>
      <w:ins w:author="ANGELICA PAGNI" w:id="15" w:date="2023-07-21T19:20:15Z">
        <w:r w:rsidDel="00000000" w:rsidR="00000000" w:rsidRPr="00000000">
          <w:rPr>
            <w:rtl w:val="0"/>
          </w:rPr>
          <w:t xml:space="preserve"> Beta is the learned scaling factor and gamma learned offset factor.  </w:t>
        </w:r>
      </w:ins>
      <w:r w:rsidDel="00000000" w:rsidR="00000000" w:rsidRPr="00000000">
        <w:rPr>
          <w:rtl w:val="0"/>
        </w:rPr>
        <w:t xml:space="preserve"> </w:t>
      </w:r>
      <w:ins w:author="Tito Nicola drugman" w:id="16" w:date="2023-07-21T17:29:14Z">
        <w:r w:rsidDel="00000000" w:rsidR="00000000" w:rsidRPr="00000000">
          <w:rPr>
            <w:rtl w:val="0"/>
          </w:rPr>
        </w:r>
      </w:ins>
    </w:p>
    <w:p w:rsidR="00000000" w:rsidDel="00000000" w:rsidP="00000000" w:rsidRDefault="00000000" w:rsidRPr="00000000" w14:paraId="0000006F">
      <w:pPr>
        <w:jc w:val="both"/>
        <w:rPr>
          <w:ins w:author="Tito Nicola drugman" w:id="16" w:date="2023-07-21T17:29:14Z"/>
        </w:rPr>
      </w:pPr>
      <w:ins w:author="Tito Nicola drugman" w:id="16" w:date="2023-07-21T17:29:14Z">
        <w:r w:rsidDel="00000000" w:rsidR="00000000" w:rsidRPr="00000000">
          <w:rPr>
            <w:rtl w:val="0"/>
          </w:rPr>
        </w:r>
      </w:ins>
    </w:p>
    <w:p w:rsidR="00000000" w:rsidDel="00000000" w:rsidP="00000000" w:rsidRDefault="00000000" w:rsidRPr="00000000" w14:paraId="00000070">
      <w:pPr>
        <w:numPr>
          <w:ilvl w:val="0"/>
          <w:numId w:val="7"/>
        </w:numPr>
        <w:ind w:left="720" w:hanging="360"/>
        <w:jc w:val="both"/>
        <w:rPr>
          <w:ins w:author="Tito Nicola drugman" w:id="16" w:date="2023-07-21T17:29:14Z"/>
          <w:u w:val="none"/>
        </w:rPr>
      </w:pPr>
      <w:ins w:author="Tito Nicola drugman" w:id="16" w:date="2023-07-21T17:29:14Z">
        <w:r w:rsidDel="00000000" w:rsidR="00000000" w:rsidRPr="00000000">
          <w:rPr>
            <w:rtl w:val="0"/>
          </w:rPr>
          <w:t xml:space="preserve">L1: cost is proportional to the </w:t>
        </w:r>
        <w:r w:rsidDel="00000000" w:rsidR="00000000" w:rsidRPr="00000000">
          <w:rPr>
            <w:rtl w:val="0"/>
          </w:rPr>
          <w:t xml:space="preserve">absolute</w:t>
        </w:r>
        <w:r w:rsidDel="00000000" w:rsidR="00000000" w:rsidRPr="00000000">
          <w:rPr>
            <w:rtl w:val="0"/>
          </w:rPr>
          <w:t xml:space="preserve"> value of the weights coeffientics, used to reduce non important weights to 0</w:t>
        </w:r>
      </w:ins>
    </w:p>
    <w:p w:rsidR="00000000" w:rsidDel="00000000" w:rsidP="00000000" w:rsidRDefault="00000000" w:rsidRPr="00000000" w14:paraId="00000071">
      <w:pPr>
        <w:numPr>
          <w:ilvl w:val="0"/>
          <w:numId w:val="7"/>
        </w:numPr>
        <w:ind w:left="720" w:hanging="360"/>
        <w:jc w:val="both"/>
        <w:rPr>
          <w:u w:val="none"/>
          <w:rPrChange w:author="Tito Nicola drugman" w:id="17" w:date="2023-07-21T17:29:14Z">
            <w:rPr/>
          </w:rPrChange>
        </w:rPr>
        <w:pPrChange w:author="Tito Nicola drugman" w:id="0" w:date="2023-07-21T17:29:14Z">
          <w:pPr>
            <w:jc w:val="both"/>
          </w:pPr>
        </w:pPrChange>
      </w:pPr>
      <w:ins w:author="Tito Nicola drugman" w:id="16" w:date="2023-07-21T17:29:14Z">
        <w:r w:rsidDel="00000000" w:rsidR="00000000" w:rsidRPr="00000000">
          <w:rPr>
            <w:rtl w:val="0"/>
          </w:rPr>
          <w:t xml:space="preserve">L2: cost is proportional to the </w:t>
        </w:r>
        <w:r w:rsidDel="00000000" w:rsidR="00000000" w:rsidRPr="00000000">
          <w:rPr>
            <w:rtl w:val="0"/>
          </w:rPr>
          <w:t xml:space="preserve">square</w:t>
        </w:r>
        <w:r w:rsidDel="00000000" w:rsidR="00000000" w:rsidRPr="00000000">
          <w:rPr>
            <w:rtl w:val="0"/>
          </w:rPr>
          <w:t xml:space="preserve"> value of the weights coefficients, it is used for smaller models and it penalize large weights and encourge them to be small, but do not drive them exaclty to 0</w:t>
        </w:r>
      </w:ins>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Another weight regularizer technique is adding a dropout layer. With dropout we can specify a random number of neurons to turn off, so that their output is temporarily set to 0 and there is no update. By using dropout we are able to avoid overfitting and create a more robust model able to generalize better. For this task I will set a dropout to 0.2 and then I will test with possible similar value.</w:t>
      </w:r>
      <w:ins w:author="ANGELICA PAGNI" w:id="18" w:date="2023-07-21T19:24:42Z">
        <w:r w:rsidDel="00000000" w:rsidR="00000000" w:rsidRPr="00000000">
          <w:rPr>
            <w:rtl w:val="0"/>
          </w:rPr>
          <w:t xml:space="preserve"> The idea is to introduce noise in the output values to break patterns. </w:t>
        </w:r>
      </w:ins>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It is important to notice that dropout alloys as to be less rigid with the initialization of the weights and we could avoid batch normalization, but I will keep both of them to see which one performs better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2"/>
        <w:jc w:val="both"/>
        <w:rPr/>
      </w:pPr>
      <w:bookmarkStart w:colFirst="0" w:colLast="0" w:name="_5jm82jkrwidh" w:id="6"/>
      <w:bookmarkEnd w:id="6"/>
      <w:r w:rsidDel="00000000" w:rsidR="00000000" w:rsidRPr="00000000">
        <w:rPr>
          <w:rtl w:val="0"/>
        </w:rPr>
        <w:t xml:space="preserve">On which hyperparameters would you perform the model selection and why</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There are many hyperpamters that are important to settle.</w:t>
      </w:r>
    </w:p>
    <w:p w:rsidR="00000000" w:rsidDel="00000000" w:rsidP="00000000" w:rsidRDefault="00000000" w:rsidRPr="00000000" w14:paraId="0000007C">
      <w:pPr>
        <w:numPr>
          <w:ilvl w:val="0"/>
          <w:numId w:val="8"/>
        </w:numPr>
        <w:ind w:left="720" w:hanging="360"/>
        <w:jc w:val="both"/>
        <w:rPr>
          <w:u w:val="none"/>
        </w:rPr>
      </w:pPr>
      <w:r w:rsidDel="00000000" w:rsidR="00000000" w:rsidRPr="00000000">
        <w:rPr>
          <w:rtl w:val="0"/>
        </w:rPr>
        <w:t xml:space="preserve">Learning rate is an fundamental one that specifies how fast or how slow the model learns, it is important to settle it to a value that is neither too big or too small. I will start with a value between 0.1 and 0.001 and that I could apply a grid search to find the best one from a range [10**-5 and 10**-1]</w:t>
      </w:r>
    </w:p>
    <w:p w:rsidR="00000000" w:rsidDel="00000000" w:rsidP="00000000" w:rsidRDefault="00000000" w:rsidRPr="00000000" w14:paraId="0000007D">
      <w:pPr>
        <w:numPr>
          <w:ilvl w:val="0"/>
          <w:numId w:val="8"/>
        </w:numPr>
        <w:ind w:left="720" w:hanging="360"/>
        <w:jc w:val="both"/>
        <w:rPr>
          <w:u w:val="none"/>
        </w:rPr>
      </w:pPr>
      <w:r w:rsidDel="00000000" w:rsidR="00000000" w:rsidRPr="00000000">
        <w:rPr>
          <w:rtl w:val="0"/>
        </w:rPr>
        <w:t xml:space="preserve">Also it is important to settle the nunebr of epochs, that is how many times the training set is passed to the model (and so how many times there is an update). I will atart with 20 epochs and than I will try to find an optimal one.</w:t>
      </w:r>
    </w:p>
    <w:p w:rsidR="00000000" w:rsidDel="00000000" w:rsidP="00000000" w:rsidRDefault="00000000" w:rsidRPr="00000000" w14:paraId="0000007E">
      <w:pPr>
        <w:numPr>
          <w:ilvl w:val="0"/>
          <w:numId w:val="8"/>
        </w:numPr>
        <w:ind w:left="720" w:hanging="360"/>
        <w:jc w:val="both"/>
        <w:rPr>
          <w:u w:val="none"/>
        </w:rPr>
      </w:pPr>
      <w:r w:rsidDel="00000000" w:rsidR="00000000" w:rsidRPr="00000000">
        <w:rPr>
          <w:rtl w:val="0"/>
        </w:rPr>
        <w:t xml:space="preserve">I will also use a batch_size, where each mini_batch is a subset of the training on witch the update is performed</w:t>
      </w:r>
    </w:p>
    <w:p w:rsidR="00000000" w:rsidDel="00000000" w:rsidP="00000000" w:rsidRDefault="00000000" w:rsidRPr="00000000" w14:paraId="0000007F">
      <w:pPr>
        <w:numPr>
          <w:ilvl w:val="0"/>
          <w:numId w:val="8"/>
        </w:numPr>
        <w:ind w:left="720" w:hanging="360"/>
        <w:jc w:val="both"/>
        <w:rPr>
          <w:u w:val="none"/>
        </w:rPr>
      </w:pPr>
      <w:r w:rsidDel="00000000" w:rsidR="00000000" w:rsidRPr="00000000">
        <w:rPr>
          <w:rtl w:val="0"/>
        </w:rPr>
        <w:t xml:space="preserve">As for the optimizer I will use adam</w:t>
      </w:r>
    </w:p>
    <w:p w:rsidR="00000000" w:rsidDel="00000000" w:rsidP="00000000" w:rsidRDefault="00000000" w:rsidRPr="00000000" w14:paraId="00000080">
      <w:pPr>
        <w:numPr>
          <w:ilvl w:val="0"/>
          <w:numId w:val="8"/>
        </w:numPr>
        <w:ind w:left="720" w:hanging="360"/>
        <w:jc w:val="both"/>
        <w:rPr>
          <w:u w:val="none"/>
        </w:rPr>
      </w:pPr>
      <w:r w:rsidDel="00000000" w:rsidR="00000000" w:rsidRPr="00000000">
        <w:rPr>
          <w:rtl w:val="0"/>
        </w:rPr>
        <w:t xml:space="preserve">And I will set a train-test split of 0.8, with stratify = y, shuffle = False and random_state = 42.</w:t>
      </w:r>
    </w:p>
    <w:p w:rsidR="00000000" w:rsidDel="00000000" w:rsidP="00000000" w:rsidRDefault="00000000" w:rsidRPr="00000000" w14:paraId="00000081">
      <w:pPr>
        <w:numPr>
          <w:ilvl w:val="0"/>
          <w:numId w:val="8"/>
        </w:numPr>
        <w:ind w:left="720" w:hanging="360"/>
        <w:jc w:val="both"/>
        <w:rPr>
          <w:u w:val="none"/>
        </w:rPr>
      </w:pPr>
      <w:r w:rsidDel="00000000" w:rsidR="00000000" w:rsidRPr="00000000">
        <w:rPr>
          <w:rtl w:val="0"/>
        </w:rPr>
        <w:t xml:space="preserve">For the dropout rate I will set it to 0.2 but I will try different values also</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As for the Convolutional Layer I will use a kernel of size =2 that is a window of (2x2) </w:t>
      </w:r>
      <w:ins w:author="ANGELICA PAGNI" w:id="19" w:date="2023-07-21T19:29:51Z">
        <w:r w:rsidDel="00000000" w:rsidR="00000000" w:rsidRPr="00000000">
          <w:rPr>
            <w:rtl w:val="0"/>
          </w:rPr>
          <w:t xml:space="preserve">(it can be written both as an integer or as a tuple) </w:t>
        </w:r>
      </w:ins>
      <w:r w:rsidDel="00000000" w:rsidR="00000000" w:rsidRPr="00000000">
        <w:rPr>
          <w:rtl w:val="0"/>
        </w:rPr>
        <w:t xml:space="preserve">with stride = 2 (or 1) </w:t>
      </w:r>
      <w:ins w:author="ANGELICA PAGNI" w:id="20" w:date="2023-07-21T19:30:05Z">
        <w:r w:rsidDel="00000000" w:rsidR="00000000" w:rsidRPr="00000000">
          <w:rPr>
            <w:rtl w:val="0"/>
          </w:rPr>
          <w:t xml:space="preserve">(when stride is not specified is equal to the kernel size) </w:t>
        </w:r>
      </w:ins>
      <w:r w:rsidDel="00000000" w:rsidR="00000000" w:rsidRPr="00000000">
        <w:rPr>
          <w:rtl w:val="0"/>
        </w:rPr>
        <w:t xml:space="preserve">and padding = same (so that the width and the height are the same) </w:t>
      </w:r>
      <w:ins w:author="ANGELICA PAGNI" w:id="21" w:date="2023-07-21T19:30:28Z">
        <w:r w:rsidDel="00000000" w:rsidR="00000000" w:rsidRPr="00000000">
          <w:rPr>
            <w:rtl w:val="0"/>
          </w:rPr>
          <w:t xml:space="preserve">(padding = valid means that I am not applying it). </w:t>
        </w:r>
      </w:ins>
      <w:r w:rsidDel="00000000" w:rsidR="00000000" w:rsidRPr="00000000">
        <w:rPr>
          <w:rtl w:val="0"/>
        </w:rPr>
        <w:t xml:space="preserve">as for the number of filters is common to use a value that is the power of 2 (like 64 or 128).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For the pooling layer I could choose between MaxPooling</w:t>
      </w:r>
      <w:ins w:author="ANGELICA PAGNI" w:id="22" w:date="2023-07-21T19:31:01Z">
        <w:r w:rsidDel="00000000" w:rsidR="00000000" w:rsidRPr="00000000">
          <w:rPr>
            <w:rtl w:val="0"/>
          </w:rPr>
          <w:t xml:space="preserve"> </w:t>
        </w:r>
        <w:r w:rsidDel="00000000" w:rsidR="00000000" w:rsidRPr="00000000">
          <w:rPr>
            <w:rtl w:val="0"/>
          </w:rPr>
          <w:t xml:space="preserve">(you take just the maximum value from your kernel)</w:t>
        </w:r>
      </w:ins>
      <w:r w:rsidDel="00000000" w:rsidR="00000000" w:rsidRPr="00000000">
        <w:rPr>
          <w:rtl w:val="0"/>
        </w:rPr>
        <w:t xml:space="preserve"> or AveragePooling but I will use MaxPolling that is the most common one and it is able to capture information located on the boundary of the image. I am thinking of using a pooling size of dimension 2x2 and a stride of 2 or 3. </w:t>
      </w:r>
      <w:ins w:author="ANGELICA PAGNI" w:id="23" w:date="2023-07-21T19:31:44Z">
        <w:r w:rsidDel="00000000" w:rsidR="00000000" w:rsidRPr="00000000">
          <w:rPr>
            <w:rtl w:val="0"/>
          </w:rPr>
          <w:t xml:space="preserve">Important to remember that with pooling the input channel is equal to the output channel.</w:t>
        </w:r>
      </w:ins>
      <w:r w:rsidDel="00000000" w:rsidR="00000000" w:rsidRPr="00000000">
        <w:rPr>
          <w:rtl w:val="0"/>
        </w:rPr>
      </w:r>
    </w:p>
    <w:p w:rsidR="00000000" w:rsidDel="00000000" w:rsidP="00000000" w:rsidRDefault="00000000" w:rsidRPr="00000000" w14:paraId="00000086">
      <w:pPr>
        <w:jc w:val="both"/>
        <w:rPr/>
      </w:pPr>
      <w:ins w:author="ANGELICA PAGNI" w:id="24" w:date="2023-07-21T19:32:26Z">
        <w:r w:rsidDel="00000000" w:rsidR="00000000" w:rsidRPr="00000000">
          <w:rPr>
            <w:rtl w:val="0"/>
          </w:rPr>
          <w:t xml:space="preserve">In pooling the padding is set to valid, so in order to find width and height we’ll need this formula: N - F / S + 1, where N = dimension of input, F = filter, S = stride. </w:t>
        </w:r>
      </w:ins>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For the data augmentation I will use horizontal flip</w:t>
      </w:r>
    </w:p>
    <w:p w:rsidR="00000000" w:rsidDel="00000000" w:rsidP="00000000" w:rsidRDefault="00000000" w:rsidRPr="00000000" w14:paraId="00000088">
      <w:pPr>
        <w:jc w:val="both"/>
        <w:rPr>
          <w:ins w:author="ANGELICA PAGNI" w:id="25" w:date="2023-07-21T19:34:59Z"/>
        </w:rPr>
      </w:pPr>
      <w:ins w:author="ANGELICA PAGNI" w:id="25" w:date="2023-07-21T19:34:59Z">
        <w:r w:rsidDel="00000000" w:rsidR="00000000" w:rsidRPr="00000000">
          <w:rPr>
            <w:rtl w:val="0"/>
          </w:rPr>
        </w:r>
      </w:ins>
    </w:p>
    <w:p w:rsidR="00000000" w:rsidDel="00000000" w:rsidP="00000000" w:rsidRDefault="00000000" w:rsidRPr="00000000" w14:paraId="00000089">
      <w:pPr>
        <w:jc w:val="both"/>
        <w:rPr/>
      </w:pPr>
      <w:ins w:author="ANGELICA PAGNI" w:id="25" w:date="2023-07-21T19:34:59Z">
        <w:r w:rsidDel="00000000" w:rsidR="00000000" w:rsidRPr="00000000">
          <w:rPr>
            <w:rtl w:val="0"/>
          </w:rPr>
          <w:t xml:space="preserve">To find the best hyperparameter values you can use three different strategies: manual search, randomized search and grid search. Last one takes a lot of time, so sometimes it best to use randomized search. </w:t>
        </w:r>
      </w:ins>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the metrics will be accuracy</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z2f7k7z7rk5v" w:id="7"/>
      <w:bookmarkEnd w:id="7"/>
      <w:r w:rsidDel="00000000" w:rsidR="00000000" w:rsidRPr="00000000">
        <w:rPr>
          <w:rtl w:val="0"/>
        </w:rPr>
        <w:t xml:space="preserve">How to evaluate the test performance</w:t>
      </w:r>
    </w:p>
    <w:p w:rsidR="00000000" w:rsidDel="00000000" w:rsidP="00000000" w:rsidRDefault="00000000" w:rsidRPr="00000000" w14:paraId="0000008D">
      <w:pPr>
        <w:jc w:val="both"/>
        <w:rPr/>
      </w:pPr>
      <w:r w:rsidDel="00000000" w:rsidR="00000000" w:rsidRPr="00000000">
        <w:rPr>
          <w:rtl w:val="0"/>
        </w:rPr>
        <w:t xml:space="preserve">I will evaluate the performance of the model by using accuracy and f1_score</w:t>
      </w:r>
    </w:p>
    <w:p w:rsidR="00000000" w:rsidDel="00000000" w:rsidP="00000000" w:rsidRDefault="00000000" w:rsidRPr="00000000" w14:paraId="0000008E">
      <w:pPr>
        <w:numPr>
          <w:ilvl w:val="0"/>
          <w:numId w:val="10"/>
        </w:numPr>
        <w:ind w:left="720" w:hanging="360"/>
        <w:jc w:val="both"/>
        <w:rPr>
          <w:u w:val="none"/>
        </w:rPr>
      </w:pPr>
      <w:r w:rsidDel="00000000" w:rsidR="00000000" w:rsidRPr="00000000">
        <w:rPr>
          <w:rtl w:val="0"/>
        </w:rPr>
        <w:t xml:space="preserve">Accuracy is the ration of correctly classified over all the total number of classification </w:t>
      </w:r>
    </w:p>
    <w:p w:rsidR="00000000" w:rsidDel="00000000" w:rsidP="00000000" w:rsidRDefault="00000000" w:rsidRPr="00000000" w14:paraId="0000008F">
      <w:pPr>
        <w:numPr>
          <w:ilvl w:val="0"/>
          <w:numId w:val="10"/>
        </w:numPr>
        <w:ind w:left="720" w:hanging="360"/>
        <w:jc w:val="both"/>
        <w:rPr>
          <w:u w:val="none"/>
        </w:rPr>
      </w:pPr>
      <w:r w:rsidDel="00000000" w:rsidR="00000000" w:rsidRPr="00000000">
        <w:rPr>
          <w:rtl w:val="0"/>
        </w:rPr>
        <w:t xml:space="preserve">F1_score is compused by the ratio of two time precision multiplied by recall divided by the sum of precision and recall.</w:t>
      </w:r>
    </w:p>
    <w:p w:rsidR="00000000" w:rsidDel="00000000" w:rsidP="00000000" w:rsidRDefault="00000000" w:rsidRPr="00000000" w14:paraId="00000090">
      <w:pPr>
        <w:numPr>
          <w:ilvl w:val="0"/>
          <w:numId w:val="10"/>
        </w:numPr>
        <w:ind w:left="720" w:hanging="360"/>
        <w:jc w:val="both"/>
        <w:rPr>
          <w:u w:val="none"/>
        </w:rPr>
      </w:pPr>
      <w:r w:rsidDel="00000000" w:rsidR="00000000" w:rsidRPr="00000000">
        <w:rPr>
          <w:rtl w:val="0"/>
        </w:rPr>
        <w:t xml:space="preserve">Also it is a good idea to plot a confusion matrix to see the performance of the model and to understand how can I improve it.</w:t>
      </w:r>
    </w:p>
    <w:p w:rsidR="00000000" w:rsidDel="00000000" w:rsidP="00000000" w:rsidRDefault="00000000" w:rsidRPr="00000000" w14:paraId="00000091">
      <w:pPr>
        <w:numPr>
          <w:ilvl w:val="0"/>
          <w:numId w:val="10"/>
        </w:numPr>
        <w:ind w:left="720" w:hanging="360"/>
        <w:jc w:val="both"/>
        <w:rPr>
          <w:u w:val="none"/>
        </w:rPr>
      </w:pPr>
      <w:r w:rsidDel="00000000" w:rsidR="00000000" w:rsidRPr="00000000">
        <w:rPr>
          <w:rtl w:val="0"/>
        </w:rPr>
        <w:t xml:space="preserve">Also I can set a validation set inside the training set.</w:t>
      </w:r>
    </w:p>
    <w:p w:rsidR="00000000" w:rsidDel="00000000" w:rsidP="00000000" w:rsidRDefault="00000000" w:rsidRPr="00000000" w14:paraId="0000009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ICA PAGNI" w:id="0" w:date="2023-07-21T18:57:0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 letto sia dal coso di utto che su internet che la standard deviation della random normal distribution è uguale a 0.1 e variance 0.01 , ce ho letto che teoricamente la scegli tu la variance ma deve essere molto vicina alla 0 , tipo questo ho letto Our initial weights and biases will be picked randomly from the interval [-0.1, 0.1] in a usual random manner, where the mean is 0 and the standard deviation is 0.1 (variance 0.01).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