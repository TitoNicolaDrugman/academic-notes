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i w:val="1"/>
        </w:rPr>
      </w:pPr>
      <w:r w:rsidDel="00000000" w:rsidR="00000000" w:rsidRPr="00000000">
        <w:rPr>
          <w:i w:val="1"/>
          <w:rtl w:val="0"/>
        </w:rPr>
        <w:t xml:space="preserve">You are provided with a dataset containing audio spectrograms of various musical instruments. Each audio sample is represented as a 2D grayscale image of size 128x128. The dataset consists of 10 different musical instruments, labeled as classes 0 to 9. Your task is to design a deep neural network model that can accurately classify the spectrograms into their respective instrument classes.</w:t>
      </w:r>
    </w:p>
    <w:p w:rsidR="00000000" w:rsidDel="00000000" w:rsidP="00000000" w:rsidRDefault="00000000" w:rsidRPr="00000000" w14:paraId="00000002">
      <w:pPr>
        <w:jc w:val="both"/>
        <w:rPr>
          <w:i w:val="1"/>
        </w:rPr>
      </w:pPr>
      <w:r w:rsidDel="00000000" w:rsidR="00000000" w:rsidRPr="00000000">
        <w:rPr>
          <w:rtl w:val="0"/>
        </w:rPr>
      </w:r>
    </w:p>
    <w:p w:rsidR="00000000" w:rsidDel="00000000" w:rsidP="00000000" w:rsidRDefault="00000000" w:rsidRPr="00000000" w14:paraId="00000003">
      <w:pPr>
        <w:jc w:val="both"/>
        <w:rPr>
          <w:i w:val="1"/>
        </w:rPr>
      </w:pPr>
      <w:r w:rsidDel="00000000" w:rsidR="00000000" w:rsidRPr="00000000">
        <w:rPr>
          <w:i w:val="1"/>
          <w:rtl w:val="0"/>
        </w:rPr>
        <w:t xml:space="preserve">Dataset Information:</w:t>
      </w:r>
    </w:p>
    <w:p w:rsidR="00000000" w:rsidDel="00000000" w:rsidP="00000000" w:rsidRDefault="00000000" w:rsidRPr="00000000" w14:paraId="00000004">
      <w:pPr>
        <w:jc w:val="both"/>
        <w:rPr>
          <w:i w:val="1"/>
        </w:rPr>
      </w:pPr>
      <w:r w:rsidDel="00000000" w:rsidR="00000000" w:rsidRPr="00000000">
        <w:rPr>
          <w:i w:val="1"/>
          <w:rtl w:val="0"/>
        </w:rPr>
        <w:t xml:space="preserve">Input: 2D grayscale images (spectrograms) of size 128x128.</w:t>
      </w:r>
    </w:p>
    <w:p w:rsidR="00000000" w:rsidDel="00000000" w:rsidP="00000000" w:rsidRDefault="00000000" w:rsidRPr="00000000" w14:paraId="00000005">
      <w:pPr>
        <w:jc w:val="both"/>
        <w:rPr>
          <w:i w:val="1"/>
        </w:rPr>
      </w:pPr>
      <w:r w:rsidDel="00000000" w:rsidR="00000000" w:rsidRPr="00000000">
        <w:rPr>
          <w:i w:val="1"/>
          <w:rtl w:val="0"/>
        </w:rPr>
        <w:t xml:space="preserve">Input Channels: 1 (grayscale).</w:t>
      </w:r>
    </w:p>
    <w:p w:rsidR="00000000" w:rsidDel="00000000" w:rsidP="00000000" w:rsidRDefault="00000000" w:rsidRPr="00000000" w14:paraId="00000006">
      <w:pPr>
        <w:jc w:val="both"/>
        <w:rPr/>
      </w:pPr>
      <w:r w:rsidDel="00000000" w:rsidR="00000000" w:rsidRPr="00000000">
        <w:rPr>
          <w:i w:val="1"/>
          <w:rtl w:val="0"/>
        </w:rPr>
        <w:t xml:space="preserve">Classes: 10 (musical instruments) labeled as 0 to 9.</w:t>
      </w: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numPr>
          <w:ilvl w:val="0"/>
          <w:numId w:val="5"/>
        </w:numPr>
        <w:ind w:left="720" w:hanging="360"/>
        <w:jc w:val="both"/>
      </w:pPr>
      <w:r w:rsidDel="00000000" w:rsidR="00000000" w:rsidRPr="00000000">
        <w:rPr>
          <w:rtl w:val="0"/>
        </w:rPr>
        <w:t xml:space="preserve">How would you represent the input of the network (vector, matrix, multiple inputs etc.)</w:t>
      </w:r>
    </w:p>
    <w:p w:rsidR="00000000" w:rsidDel="00000000" w:rsidP="00000000" w:rsidRDefault="00000000" w:rsidRPr="00000000" w14:paraId="00000009">
      <w:pPr>
        <w:numPr>
          <w:ilvl w:val="0"/>
          <w:numId w:val="5"/>
        </w:numPr>
        <w:ind w:left="720" w:hanging="360"/>
        <w:jc w:val="both"/>
      </w:pPr>
      <w:r w:rsidDel="00000000" w:rsidR="00000000" w:rsidRPr="00000000">
        <w:rPr>
          <w:rtl w:val="0"/>
        </w:rPr>
        <w:t xml:space="preserve">How would you design the output layer</w:t>
      </w:r>
    </w:p>
    <w:p w:rsidR="00000000" w:rsidDel="00000000" w:rsidP="00000000" w:rsidRDefault="00000000" w:rsidRPr="00000000" w14:paraId="0000000A">
      <w:pPr>
        <w:numPr>
          <w:ilvl w:val="0"/>
          <w:numId w:val="5"/>
        </w:numPr>
        <w:ind w:left="720" w:hanging="360"/>
        <w:jc w:val="both"/>
      </w:pPr>
      <w:r w:rsidDel="00000000" w:rsidR="00000000" w:rsidRPr="00000000">
        <w:rPr>
          <w:rtl w:val="0"/>
        </w:rPr>
        <w:t xml:space="preserve">Which activation functions would you use</w:t>
      </w:r>
    </w:p>
    <w:p w:rsidR="00000000" w:rsidDel="00000000" w:rsidP="00000000" w:rsidRDefault="00000000" w:rsidRPr="00000000" w14:paraId="0000000B">
      <w:pPr>
        <w:numPr>
          <w:ilvl w:val="0"/>
          <w:numId w:val="5"/>
        </w:numPr>
        <w:ind w:left="720" w:hanging="360"/>
        <w:jc w:val="both"/>
      </w:pPr>
      <w:r w:rsidDel="00000000" w:rsidR="00000000" w:rsidRPr="00000000">
        <w:rPr>
          <w:rtl w:val="0"/>
        </w:rPr>
        <w:t xml:space="preserve">Which Loss function</w:t>
      </w:r>
    </w:p>
    <w:p w:rsidR="00000000" w:rsidDel="00000000" w:rsidP="00000000" w:rsidRDefault="00000000" w:rsidRPr="00000000" w14:paraId="0000000C">
      <w:pPr>
        <w:numPr>
          <w:ilvl w:val="0"/>
          <w:numId w:val="5"/>
        </w:numPr>
        <w:ind w:left="720" w:hanging="360"/>
        <w:jc w:val="both"/>
      </w:pPr>
      <w:r w:rsidDel="00000000" w:rsidR="00000000" w:rsidRPr="00000000">
        <w:rPr>
          <w:rtl w:val="0"/>
        </w:rPr>
        <w:t xml:space="preserve">Which (possible) weight regularizers, initializers, etc.</w:t>
      </w:r>
    </w:p>
    <w:p w:rsidR="00000000" w:rsidDel="00000000" w:rsidP="00000000" w:rsidRDefault="00000000" w:rsidRPr="00000000" w14:paraId="0000000D">
      <w:pPr>
        <w:numPr>
          <w:ilvl w:val="0"/>
          <w:numId w:val="5"/>
        </w:numPr>
        <w:ind w:left="720" w:hanging="360"/>
        <w:jc w:val="both"/>
      </w:pPr>
      <w:r w:rsidDel="00000000" w:rsidR="00000000" w:rsidRPr="00000000">
        <w:rPr>
          <w:rtl w:val="0"/>
        </w:rPr>
        <w:t xml:space="preserve">On which hyperparameters would you perform the model selection and why</w:t>
      </w:r>
    </w:p>
    <w:p w:rsidR="00000000" w:rsidDel="00000000" w:rsidP="00000000" w:rsidRDefault="00000000" w:rsidRPr="00000000" w14:paraId="0000000E">
      <w:pPr>
        <w:numPr>
          <w:ilvl w:val="0"/>
          <w:numId w:val="5"/>
        </w:numPr>
        <w:ind w:left="720" w:hanging="360"/>
        <w:jc w:val="both"/>
      </w:pPr>
      <w:r w:rsidDel="00000000" w:rsidR="00000000" w:rsidRPr="00000000">
        <w:rPr>
          <w:rtl w:val="0"/>
        </w:rPr>
        <w:t xml:space="preserve">How to evaluate the test performance</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sz w:val="34"/>
          <w:szCs w:val="34"/>
        </w:rPr>
      </w:pPr>
      <w:r w:rsidDel="00000000" w:rsidR="00000000" w:rsidRPr="00000000">
        <w:rPr>
          <w:sz w:val="34"/>
          <w:szCs w:val="34"/>
          <w:rtl w:val="0"/>
        </w:rPr>
        <w:t xml:space="preserve">PROVA A FARE QUESTO ES DA SOLA E POI VEDI COSA HO SCRITTO SOTTO</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pStyle w:val="Heading2"/>
        <w:jc w:val="both"/>
        <w:rPr/>
      </w:pPr>
      <w:bookmarkStart w:colFirst="0" w:colLast="0" w:name="_cmtv40g026vx" w:id="0"/>
      <w:bookmarkEnd w:id="0"/>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jc w:val="both"/>
        <w:rPr/>
      </w:pPr>
      <w:bookmarkStart w:colFirst="0" w:colLast="0" w:name="_exhwp0ilxgvs" w:id="1"/>
      <w:bookmarkEnd w:id="1"/>
      <w:r w:rsidDel="00000000" w:rsidR="00000000" w:rsidRPr="00000000">
        <w:rPr>
          <w:rtl w:val="0"/>
        </w:rPr>
        <w:t xml:space="preserve">Introduction</w:t>
      </w:r>
    </w:p>
    <w:p w:rsidR="00000000" w:rsidDel="00000000" w:rsidP="00000000" w:rsidRDefault="00000000" w:rsidRPr="00000000" w14:paraId="0000001F">
      <w:pPr>
        <w:jc w:val="both"/>
        <w:rPr/>
      </w:pPr>
      <w:r w:rsidDel="00000000" w:rsidR="00000000" w:rsidRPr="00000000">
        <w:rPr>
          <w:rtl w:val="0"/>
        </w:rPr>
        <w:t xml:space="preserve">The input is presented as a grayscale image of the spectrograms of various musical instruments, so we will consider this task to be supervised (since the labels are known), multiclass (since we do not have only two classes) and single label (since a single image can and must belong to one and only one label). So we say that this is a supervised multiclass single label classification task that we need to solve.</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My goal is to try to explain as clearly as possible not only the model that I will implement, but also the theory behind and the choice I will make. The model should not be too complex to avoid a huge number of parameters but also not too small, there is always a tradeoff between the complexity of the model and the performance of it. I should find the best architecture that allows the model to perform well on the training set but also on the test set, furthermore it should avoid overfitting (that is when the model learns too well the training set and fails to correctly classify the test set). </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Additionally I will try to explain not only one strategy but different ones, so that I have some space to move when I will implement my model.</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Since we are dealing with images the best strategy will be to apply a CNN (convolutional neural network). CNN outperforms MLP (multi-layer perceptron) since MLP suffers from the shift variance issue. The shift variance issue is due since a MLP learns to recognise a pattern in a specific location, as an example, if a model have to classify images of dog and all the dogs are located on the top left of the image a MLP probably will not be able to recognise a dog if it is located on the bottom right of an image. Nevertheless I will implement a MLP after some convolution layers and pool layers, to do so I need to flatten the output, so that it can be processed by a MLP. Furthermore MLP are known to be </w:t>
      </w:r>
      <w:r w:rsidDel="00000000" w:rsidR="00000000" w:rsidRPr="00000000">
        <w:rPr>
          <w:b w:val="1"/>
          <w:rtl w:val="0"/>
        </w:rPr>
        <w:t xml:space="preserve">universal boolean </w:t>
      </w:r>
      <w:ins w:author="Tito Nicola drugman" w:id="0" w:date="2023-07-19T12:27:13Z">
        <w:r w:rsidDel="00000000" w:rsidR="00000000" w:rsidRPr="00000000">
          <w:rPr>
            <w:b w:val="1"/>
            <w:rtl w:val="0"/>
          </w:rPr>
          <w:t xml:space="preserve">function</w:t>
        </w:r>
      </w:ins>
      <w:del w:author="Tito Nicola drugman" w:id="0" w:date="2023-07-19T12:27:13Z">
        <w:r w:rsidDel="00000000" w:rsidR="00000000" w:rsidRPr="00000000">
          <w:rPr>
            <w:b w:val="1"/>
            <w:rtl w:val="0"/>
          </w:rPr>
          <w:delText xml:space="preserve">classifier</w:delText>
        </w:r>
        <w:r w:rsidDel="00000000" w:rsidR="00000000" w:rsidRPr="00000000">
          <w:rPr>
            <w:rtl w:val="0"/>
          </w:rPr>
          <w:delText xml:space="preserve"> </w:delText>
        </w:r>
      </w:del>
      <w:r w:rsidDel="00000000" w:rsidR="00000000" w:rsidRPr="00000000">
        <w:rPr>
          <w:rtl w:val="0"/>
        </w:rPr>
        <w:t xml:space="preserve">(can represent any boolean function), </w:t>
      </w:r>
      <w:r w:rsidDel="00000000" w:rsidR="00000000" w:rsidRPr="00000000">
        <w:rPr>
          <w:b w:val="1"/>
          <w:rtl w:val="0"/>
        </w:rPr>
        <w:t xml:space="preserve">universal approximator</w:t>
      </w:r>
      <w:r w:rsidDel="00000000" w:rsidR="00000000" w:rsidRPr="00000000">
        <w:rPr>
          <w:rtl w:val="0"/>
        </w:rPr>
        <w:t xml:space="preserve"> (</w:t>
      </w:r>
      <w:ins w:author="Tito Nicola drugman" w:id="1" w:date="2023-07-19T12:27:43Z">
        <w:r w:rsidDel="00000000" w:rsidR="00000000" w:rsidRPr="00000000">
          <w:rPr>
            <w:rtl w:val="0"/>
          </w:rPr>
          <w:t xml:space="preserve">one hidden layer is enough to approximate an arbitrary function, but deeper it is </w:t>
        </w:r>
        <w:r w:rsidDel="00000000" w:rsidR="00000000" w:rsidRPr="00000000">
          <w:rPr>
            <w:rtl w:val="0"/>
          </w:rPr>
          <w:t xml:space="preserve">less</w:t>
        </w:r>
        <w:r w:rsidDel="00000000" w:rsidR="00000000" w:rsidRPr="00000000">
          <w:rPr>
            <w:rtl w:val="0"/>
          </w:rPr>
          <w:t xml:space="preserve"> complex it becomes</w:t>
        </w:r>
      </w:ins>
      <w:del w:author="Tito Nicola drugman" w:id="1" w:date="2023-07-19T12:27:43Z">
        <w:r w:rsidDel="00000000" w:rsidR="00000000" w:rsidRPr="00000000">
          <w:rPr>
            <w:rtl w:val="0"/>
          </w:rPr>
          <w:delText xml:space="preserve">can approximate any area</w:delText>
        </w:r>
      </w:del>
      <w:r w:rsidDel="00000000" w:rsidR="00000000" w:rsidRPr="00000000">
        <w:rPr>
          <w:rtl w:val="0"/>
        </w:rPr>
        <w:t xml:space="preserve">) and </w:t>
      </w:r>
      <w:r w:rsidDel="00000000" w:rsidR="00000000" w:rsidRPr="00000000">
        <w:rPr>
          <w:b w:val="1"/>
          <w:rtl w:val="0"/>
        </w:rPr>
        <w:t xml:space="preserve">universal classifier</w:t>
      </w:r>
      <w:r w:rsidDel="00000000" w:rsidR="00000000" w:rsidRPr="00000000">
        <w:rPr>
          <w:rtl w:val="0"/>
        </w:rPr>
        <w:t xml:space="preserve"> (can </w:t>
      </w:r>
      <w:ins w:author="Tito Nicola drugman" w:id="2" w:date="2023-07-19T12:27:30Z">
        <w:r w:rsidDel="00000000" w:rsidR="00000000" w:rsidRPr="00000000">
          <w:rPr>
            <w:rtl w:val="0"/>
          </w:rPr>
          <w:t xml:space="preserve">capture any classification boundary</w:t>
        </w:r>
      </w:ins>
      <w:del w:author="Tito Nicola drugman" w:id="2" w:date="2023-07-19T12:27:30Z">
        <w:r w:rsidDel="00000000" w:rsidR="00000000" w:rsidRPr="00000000">
          <w:rPr>
            <w:rtl w:val="0"/>
          </w:rPr>
          <w:delText xml:space="preserve">create any shape for boundary</w:delText>
        </w:r>
      </w:del>
      <w:r w:rsidDel="00000000" w:rsidR="00000000" w:rsidRPr="00000000">
        <w:rPr>
          <w:rtl w:val="0"/>
        </w:rPr>
        <w:t xml:space="preserve">)</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RNN on the other hand are designed to work on sequential data, like an audio file or for text</w:t>
      </w:r>
      <w:ins w:author="Tito Nicola drugman" w:id="3" w:date="2023-07-19T12:28:34Z">
        <w:r w:rsidDel="00000000" w:rsidR="00000000" w:rsidRPr="00000000">
          <w:rPr>
            <w:rtl w:val="0"/>
          </w:rPr>
          <w:t xml:space="preserve"> and are more suitable for dealing with input of variable length</w:t>
        </w:r>
      </w:ins>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9">
      <w:pPr>
        <w:pStyle w:val="Heading2"/>
        <w:jc w:val="both"/>
        <w:rPr/>
      </w:pPr>
      <w:bookmarkStart w:colFirst="0" w:colLast="0" w:name="_hywma7tasdpp" w:id="2"/>
      <w:bookmarkEnd w:id="2"/>
      <w:r w:rsidDel="00000000" w:rsidR="00000000" w:rsidRPr="00000000">
        <w:rPr>
          <w:rtl w:val="0"/>
        </w:rPr>
        <w:t xml:space="preserve">How would you represent the input of the network (vector, matrix, multiple inputs etc.)</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As stated before the input are images and so I will use a CNN. A single image of the input can be represented by a matrix of three dimensions, where the first two represent the height and width of the image, while the third one represents the number of input channels. As an example an input image of our dataset will be (128, 128, 1). The number of input channels is equal to 1 since the image is grayscale, on the other hand if it was an RGB we would have 3 input channels (one for each colour: red, green and blue). </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If we want to consider the entire train input we will represent it as a matrix of four dimensions, where the first one represents the dimension of the training set (that is the number of elements in the training set), while the others are the image height and width and the number of input channels. As an example if we imagine our training set to be made of 10.000 images it will be represented as (10.000, 128, 128, 1).</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ins w:author="Tito Nicola drugman" w:id="4" w:date="2023-07-20T08:35:11Z"/>
        </w:rPr>
      </w:pPr>
      <w:ins w:author="Tito Nicola drugman" w:id="4" w:date="2023-07-20T08:35:11Z">
        <w:r w:rsidDel="00000000" w:rsidR="00000000" w:rsidRPr="00000000">
          <w:rPr>
            <w:rtl w:val="0"/>
          </w:rPr>
        </w:r>
      </w:ins>
    </w:p>
    <w:p w:rsidR="00000000" w:rsidDel="00000000" w:rsidP="00000000" w:rsidRDefault="00000000" w:rsidRPr="00000000" w14:paraId="00000030">
      <w:pPr>
        <w:jc w:val="both"/>
        <w:rPr>
          <w:ins w:author="Tito Nicola drugman" w:id="4" w:date="2023-07-20T08:35:11Z"/>
        </w:rPr>
      </w:pPr>
      <w:ins w:author="Tito Nicola drugman" w:id="4" w:date="2023-07-20T08:35:11Z">
        <w:r w:rsidDel="00000000" w:rsidR="00000000" w:rsidRPr="00000000">
          <w:rPr>
            <w:rtl w:val="0"/>
          </w:rPr>
          <w:t xml:space="preserve">A good solution will be to use an </w:t>
        </w:r>
        <w:r w:rsidDel="00000000" w:rsidR="00000000" w:rsidRPr="00000000">
          <w:rPr>
            <w:rtl w:val="0"/>
          </w:rPr>
          <w:t xml:space="preserve">autoencoder</w:t>
        </w:r>
        <w:r w:rsidDel="00000000" w:rsidR="00000000" w:rsidRPr="00000000">
          <w:rPr>
            <w:rtl w:val="0"/>
          </w:rPr>
          <w:t xml:space="preserve"> for dimensionality reduction. Since we are dealing with an image of 128x128 pixels it could be useful to apply an autoencoder to lower the complexity, also it is useful to prevent overfitting. </w:t>
        </w:r>
      </w:ins>
    </w:p>
    <w:p w:rsidR="00000000" w:rsidDel="00000000" w:rsidP="00000000" w:rsidRDefault="00000000" w:rsidRPr="00000000" w14:paraId="00000031">
      <w:pPr>
        <w:jc w:val="both"/>
        <w:rPr>
          <w:ins w:author="Tito Nicola drugman" w:id="4" w:date="2023-07-20T08:35:11Z"/>
        </w:rPr>
      </w:pPr>
      <w:ins w:author="Tito Nicola drugman" w:id="4" w:date="2023-07-20T08:35:11Z">
        <w:r w:rsidDel="00000000" w:rsidR="00000000" w:rsidRPr="00000000">
          <w:rPr>
            <w:rtl w:val="0"/>
          </w:rPr>
        </w:r>
      </w:ins>
    </w:p>
    <w:p w:rsidR="00000000" w:rsidDel="00000000" w:rsidP="00000000" w:rsidRDefault="00000000" w:rsidRPr="00000000" w14:paraId="00000032">
      <w:pPr>
        <w:jc w:val="both"/>
        <w:rPr>
          <w:ins w:author="Tito Nicola drugman" w:id="4" w:date="2023-07-20T08:35:11Z"/>
        </w:rPr>
      </w:pPr>
      <w:ins w:author="Tito Nicola drugman" w:id="4" w:date="2023-07-20T08:35:11Z">
        <w:r w:rsidDel="00000000" w:rsidR="00000000" w:rsidRPr="00000000">
          <w:rPr>
            <w:rtl w:val="0"/>
          </w:rPr>
          <w:t xml:space="preserve">An autoencoder is an </w:t>
        </w:r>
        <w:r w:rsidDel="00000000" w:rsidR="00000000" w:rsidRPr="00000000">
          <w:rPr>
            <w:rtl w:val="0"/>
          </w:rPr>
          <w:t xml:space="preserve">unsupervised artificial neural network that attempts to reconstruct the input. It is composed of two parts: an encoder and a decoder. The encoder tries to lower the dimension of the input data by compressing the input in lower dimensions, while the decoder tries to reconstruct the input starting from the compressed form. Is obvious that the number of output units must be equal to the number of input units.</w:t>
        </w:r>
      </w:ins>
    </w:p>
    <w:p w:rsidR="00000000" w:rsidDel="00000000" w:rsidP="00000000" w:rsidRDefault="00000000" w:rsidRPr="00000000" w14:paraId="00000033">
      <w:pPr>
        <w:jc w:val="both"/>
        <w:rPr>
          <w:ins w:author="Tito Nicola drugman" w:id="4" w:date="2023-07-20T08:35:11Z"/>
        </w:rPr>
      </w:pPr>
      <w:ins w:author="Tito Nicola drugman" w:id="4" w:date="2023-07-20T08:35:11Z">
        <w:r w:rsidDel="00000000" w:rsidR="00000000" w:rsidRPr="00000000">
          <w:rPr>
            <w:rtl w:val="0"/>
          </w:rPr>
        </w:r>
      </w:ins>
    </w:p>
    <w:p w:rsidR="00000000" w:rsidDel="00000000" w:rsidP="00000000" w:rsidRDefault="00000000" w:rsidRPr="00000000" w14:paraId="00000034">
      <w:pPr>
        <w:jc w:val="both"/>
        <w:rPr>
          <w:ins w:author="Tito Nicola drugman" w:id="4" w:date="2023-07-20T08:35:11Z"/>
        </w:rPr>
      </w:pPr>
      <w:ins w:author="Tito Nicola drugman" w:id="4" w:date="2023-07-20T08:35:11Z">
        <w:r w:rsidDel="00000000" w:rsidR="00000000" w:rsidRPr="00000000">
          <w:rPr>
            <w:rtl w:val="0"/>
          </w:rPr>
          <w:t xml:space="preserve">As for the construct of the encoder it is made of different layers and the number of units in each layer decreases as we go further, with the decoder instead it increases as we go further. I will start by using 32, 16 and 8 units in the encoder, and 8, 16 and 32 for the decoder. Before feeding the input to the autoencoder is useful to scale the input, to do so I will use MinMaxScaler, that is </w:t>
        </w:r>
      </w:ins>
      <m:oMath>
        <m:sSub>
          <m:sSubPr>
            <m:ctrlPr>
              <w:rPr/>
            </m:ctrlPr>
          </m:sSubPr>
          <m:e>
            <w:ins w:author="Tito Nicola drugman" w:id="4" w:date="2023-07-20T08:35:11Z">
              <m:r>
                <w:rPr/>
                <m:t xml:space="preserve">x</m:t>
              </m:r>
            </w:ins>
          </m:e>
          <m:sub>
            <m:r>
              <w:rPr/>
              <m:t xml:space="preserve">new</m:t>
            </m:r>
          </m:sub>
        </m:sSub>
        <w:ins w:author="Tito Nicola drugman" w:id="4" w:date="2023-07-20T08:35:11Z">
          <m:r>
            <w:rPr/>
            <m:t xml:space="preserve"> = </m:t>
          </m:r>
        </w:ins>
        <m:f>
          <m:fPr>
            <m:ctrlPr>
              <w:rPr/>
            </m:ctrlPr>
          </m:fPr>
          <m:num>
            <m:sSub>
              <m:sSubPr>
                <m:ctrlPr>
                  <w:rPr/>
                </m:ctrlPr>
              </m:sSubPr>
              <m:e>
                <w:ins w:author="Tito Nicola drugman" w:id="4" w:date="2023-07-20T08:35:11Z">
                  <m:r>
                    <w:rPr/>
                    <m:t xml:space="preserve">x</m:t>
                  </m:r>
                </w:ins>
              </m:e>
              <m:sub>
                <m:r>
                  <w:rPr/>
                  <m:t xml:space="preserve">old</m:t>
                </m:r>
              </m:sub>
            </m:sSub>
            <w:ins w:author="Tito Nicola drugman" w:id="4" w:date="2023-07-20T08:35:11Z">
              <m:r>
                <w:rPr/>
                <m:t xml:space="preserve"> - </m:t>
              </m:r>
            </w:ins>
            <m:sSub>
              <m:sSubPr>
                <m:ctrlPr>
                  <w:rPr/>
                </m:ctrlPr>
              </m:sSubPr>
              <m:e>
                <w:ins w:author="Tito Nicola drugman" w:id="4" w:date="2023-07-20T08:35:11Z">
                  <m:r>
                    <w:rPr/>
                    <m:t xml:space="preserve">x</m:t>
                  </m:r>
                </w:ins>
              </m:e>
              <m:sub>
                <m:r>
                  <w:rPr/>
                  <m:t xml:space="preserve">min</m:t>
                </m:r>
              </m:sub>
            </m:sSub>
          </m:num>
          <m:den>
            <m:sSub>
              <m:sSubPr>
                <m:ctrlPr>
                  <w:rPr/>
                </m:ctrlPr>
              </m:sSubPr>
              <m:e>
                <w:ins w:author="Tito Nicola drugman" w:id="4" w:date="2023-07-20T08:35:11Z">
                  <m:r>
                    <w:rPr/>
                    <m:t xml:space="preserve">x</m:t>
                  </m:r>
                </w:ins>
              </m:e>
              <m:sub>
                <m:r>
                  <w:rPr/>
                  <m:t xml:space="preserve">max</m:t>
                </m:r>
              </m:sub>
            </m:sSub>
            <m:r>
              <w:rPr/>
              <m:t xml:space="preserve"> - </m:t>
            </m:r>
            <m:sSub>
              <m:sSubPr>
                <m:ctrlPr>
                  <w:rPr/>
                </m:ctrlPr>
              </m:sSubPr>
              <m:e>
                <w:ins w:author="Tito Nicola drugman" w:id="4" w:date="2023-07-20T08:35:11Z">
                  <m:r>
                    <w:rPr/>
                    <m:t xml:space="preserve">x</m:t>
                  </m:r>
                </w:ins>
              </m:e>
              <m:sub>
                <m:r>
                  <w:rPr/>
                  <m:t xml:space="preserve">min</m:t>
                </m:r>
              </m:sub>
            </m:sSub>
          </m:den>
        </m:f>
      </m:oMath>
      <w:ins w:author="Tito Nicola drugman" w:id="4" w:date="2023-07-20T08:35:11Z">
        <w:r w:rsidDel="00000000" w:rsidR="00000000" w:rsidRPr="00000000">
          <w:rPr>
            <w:rtl w:val="0"/>
          </w:rPr>
          <w:t xml:space="preserve">. </w:t>
        </w:r>
      </w:ins>
    </w:p>
    <w:p w:rsidR="00000000" w:rsidDel="00000000" w:rsidP="00000000" w:rsidRDefault="00000000" w:rsidRPr="00000000" w14:paraId="00000035">
      <w:pPr>
        <w:jc w:val="both"/>
        <w:rPr>
          <w:ins w:author="Tito Nicola drugman" w:id="4" w:date="2023-07-20T08:35:11Z"/>
        </w:rPr>
      </w:pPr>
      <w:ins w:author="Tito Nicola drugman" w:id="4" w:date="2023-07-20T08:35:11Z">
        <w:r w:rsidDel="00000000" w:rsidR="00000000" w:rsidRPr="00000000">
          <w:rPr>
            <w:rtl w:val="0"/>
          </w:rPr>
        </w:r>
      </w:ins>
    </w:p>
    <w:p w:rsidR="00000000" w:rsidDel="00000000" w:rsidP="00000000" w:rsidRDefault="00000000" w:rsidRPr="00000000" w14:paraId="00000036">
      <w:pPr>
        <w:jc w:val="both"/>
        <w:rPr>
          <w:rPrChange w:author="Tito Nicola drugman" w:id="5" w:date="2023-07-20T08:35:11Z">
            <w:rPr/>
          </w:rPrChange>
        </w:rPr>
      </w:pPr>
      <w:ins w:author="Tito Nicola drugman" w:id="4" w:date="2023-07-20T08:35:11Z">
        <w:r w:rsidDel="00000000" w:rsidR="00000000" w:rsidRPr="00000000">
          <w:rPr>
            <w:rtl w:val="0"/>
          </w:rPr>
          <w:t xml:space="preserve">When we use an autoencoder for dimensionality reduction our goal is to take the bottleneck layer located between the encoder and decoder to reduce the input. This can be seen as a dimensionality reduction task. The hyperparameters of an autoencoder are the number of input and output size, the units in each layer, the number of layers, the initialization strategy, optimization function, the activation function and the number of units in the bottleneck layer.</w:t>
        </w:r>
      </w:ins>
      <w:r w:rsidDel="00000000" w:rsidR="00000000" w:rsidRPr="00000000">
        <w:rPr>
          <w:rtl w:val="0"/>
        </w:rPr>
      </w:r>
    </w:p>
    <w:p w:rsidR="00000000" w:rsidDel="00000000" w:rsidP="00000000" w:rsidRDefault="00000000" w:rsidRPr="00000000" w14:paraId="00000037">
      <w:pPr>
        <w:pStyle w:val="Heading2"/>
        <w:jc w:val="both"/>
        <w:rPr/>
      </w:pPr>
      <w:bookmarkStart w:colFirst="0" w:colLast="0" w:name="_fxdbwzno6hyj" w:id="3"/>
      <w:bookmarkEnd w:id="3"/>
      <w:r w:rsidDel="00000000" w:rsidR="00000000" w:rsidRPr="00000000">
        <w:rPr>
          <w:rtl w:val="0"/>
        </w:rPr>
        <w:t xml:space="preserve">How would you design the output layer</w:t>
      </w:r>
    </w:p>
    <w:p w:rsidR="00000000" w:rsidDel="00000000" w:rsidP="00000000" w:rsidRDefault="00000000" w:rsidRPr="00000000" w14:paraId="00000038">
      <w:pPr>
        <w:jc w:val="both"/>
        <w:rPr/>
      </w:pPr>
      <w:r w:rsidDel="00000000" w:rsidR="00000000" w:rsidRPr="00000000">
        <w:rPr>
          <w:rtl w:val="0"/>
        </w:rPr>
        <w:t xml:space="preserve">The output layer will be part of a MLP (multi-layer perceptron). The number of neurons will be equal to the number of unique classes in the dataset (that is 10) and the activation function will be a softmax. </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Softmax activation function is well suitable for multiclass classification, its formula </w:t>
      </w:r>
      <m:oMath>
        <m:r>
          <w:rPr/>
          <m:t xml:space="preserve">f(x) = </m:t>
        </m:r>
        <m:f>
          <m:fPr>
            <m:ctrlPr>
              <w:rPr/>
            </m:ctrlPr>
          </m:fPr>
          <m:num>
            <m:sSup>
              <m:sSupPr>
                <m:ctrlPr>
                  <w:rPr/>
                </m:ctrlPr>
              </m:sSupPr>
              <m:e>
                <m:r>
                  <w:rPr/>
                  <m:t xml:space="preserve">e</m:t>
                </m:r>
              </m:e>
              <m:sup>
                <m:r>
                  <w:rPr/>
                  <m:t xml:space="preserve">x</m:t>
                </m:r>
              </m:sup>
            </m:sSup>
          </m:num>
          <m:den>
            <m:nary>
              <m:naryPr>
                <m:chr m:val="∑"/>
                <m:ctrlPr>
                  <w:rPr/>
                </m:ctrlPr>
              </m:naryPr>
              <m:sub>
                <m:r>
                  <w:rPr/>
                  <m:t xml:space="preserve">i=1</m:t>
                </m:r>
              </m:sub>
              <m:sup>
                <m:r>
                  <w:rPr/>
                  <m:t xml:space="preserve">N</m:t>
                </m:r>
              </m:sup>
            </m:nary>
            <m:r>
              <w:rPr/>
              <m:t xml:space="preserve">exp(</m:t>
            </m:r>
            <m:sSub>
              <m:sSubPr>
                <m:ctrlPr>
                  <w:rPr/>
                </m:ctrlPr>
              </m:sSubPr>
              <m:e>
                <m:r>
                  <w:rPr/>
                  <m:t xml:space="preserve">x</m:t>
                </m:r>
              </m:e>
              <m:sub>
                <m:r>
                  <w:rPr/>
                  <m:t xml:space="preserve">i</m:t>
                </m:r>
              </m:sub>
            </m:sSub>
            <m:r>
              <w:rPr/>
              <m:t xml:space="preserve">)</m:t>
            </m:r>
          </m:den>
        </m:f>
      </m:oMath>
      <w:r w:rsidDel="00000000" w:rsidR="00000000" w:rsidRPr="00000000">
        <w:rPr>
          <w:rtl w:val="0"/>
        </w:rPr>
        <w:t xml:space="preserve"> allows the single output of the activation function to be in the range [0;1] and the total sum of all the outputs to be equal to 1. Because of this it is used for multiclass classification since the output of a softmax activation function can be considered to be the probability of an input to belong to a specific class. </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Furthermore the bias will be set to True (as by default) and it will be initialised as 0. For the weight initialization instead I will use either random uniform or normal distribution (with mean = 0 and variance = 1)</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pStyle w:val="Heading2"/>
        <w:jc w:val="both"/>
        <w:rPr/>
      </w:pPr>
      <w:bookmarkStart w:colFirst="0" w:colLast="0" w:name="_i1vzg14syngq" w:id="4"/>
      <w:bookmarkEnd w:id="4"/>
      <w:r w:rsidDel="00000000" w:rsidR="00000000" w:rsidRPr="00000000">
        <w:rPr>
          <w:rtl w:val="0"/>
        </w:rPr>
        <w:t xml:space="preserve">Which activation functions would you use</w:t>
      </w:r>
    </w:p>
    <w:p w:rsidR="00000000" w:rsidDel="00000000" w:rsidP="00000000" w:rsidRDefault="00000000" w:rsidRPr="00000000" w14:paraId="00000040">
      <w:pPr>
        <w:jc w:val="both"/>
        <w:rPr/>
      </w:pPr>
      <w:r w:rsidDel="00000000" w:rsidR="00000000" w:rsidRPr="00000000">
        <w:rPr>
          <w:rtl w:val="0"/>
        </w:rPr>
        <w:t xml:space="preserve">As stated before I will use the softmax activation function for the output layer. As for the activation function of the hidden layers of the MLP I will first use ReLU. </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ReLU </w:t>
      </w:r>
      <w:ins w:author="Tito Nicola drugman" w:id="6" w:date="2023-07-19T13:09:32Z">
        <w:r w:rsidDel="00000000" w:rsidR="00000000" w:rsidRPr="00000000">
          <w:rPr>
            <w:rtl w:val="0"/>
          </w:rPr>
          <w:t xml:space="preserve">(Rectifier Linear Unit)</w:t>
        </w:r>
      </w:ins>
      <w:r w:rsidDel="00000000" w:rsidR="00000000" w:rsidRPr="00000000">
        <w:rPr>
          <w:rtl w:val="0"/>
        </w:rPr>
        <w:t xml:space="preserve"> is one of the most popular activation functions for the hidden layers. It’s formula is </w:t>
      </w:r>
      <m:oMath>
        <m:r>
          <w:rPr/>
          <m:t xml:space="preserve">f(x) = max(x,0)</m:t>
        </m:r>
      </m:oMath>
      <w:r w:rsidDel="00000000" w:rsidR="00000000" w:rsidRPr="00000000">
        <w:rPr>
          <w:rtl w:val="0"/>
        </w:rPr>
        <w:t xml:space="preserve">. Additionally I will try to experiment with different activation functions, to do so I will use a Grid Search to choose for the hidden </w:t>
      </w:r>
      <w:ins w:author="Tito Nicola drugman" w:id="7" w:date="2023-07-20T10:34:16Z">
        <w:r w:rsidDel="00000000" w:rsidR="00000000" w:rsidRPr="00000000">
          <w:rPr>
            <w:rtl w:val="0"/>
          </w:rPr>
          <w:t xml:space="preserve">layer </w:t>
        </w:r>
      </w:ins>
      <w:del w:author="Tito Nicola drugman" w:id="7" w:date="2023-07-20T10:34:16Z">
        <w:r w:rsidDel="00000000" w:rsidR="00000000" w:rsidRPr="00000000">
          <w:rPr>
            <w:rtl w:val="0"/>
          </w:rPr>
          <w:delText xml:space="preserve">neurons </w:delText>
        </w:r>
      </w:del>
      <w:r w:rsidDel="00000000" w:rsidR="00000000" w:rsidRPr="00000000">
        <w:rPr>
          <w:rtl w:val="0"/>
        </w:rPr>
        <w:t xml:space="preserve">an activation function among:</w:t>
      </w:r>
    </w:p>
    <w:p w:rsidR="00000000" w:rsidDel="00000000" w:rsidP="00000000" w:rsidRDefault="00000000" w:rsidRPr="00000000" w14:paraId="00000043">
      <w:pPr>
        <w:numPr>
          <w:ilvl w:val="0"/>
          <w:numId w:val="1"/>
        </w:numPr>
        <w:ind w:left="720" w:hanging="360"/>
        <w:jc w:val="both"/>
        <w:rPr>
          <w:u w:val="none"/>
        </w:rPr>
      </w:pPr>
      <w:r w:rsidDel="00000000" w:rsidR="00000000" w:rsidRPr="00000000">
        <w:rPr>
          <w:rtl w:val="0"/>
        </w:rPr>
        <w:t xml:space="preserve">ReLU: </w:t>
      </w:r>
      <m:oMath>
        <m:r>
          <w:rPr/>
          <m:t xml:space="preserve">f(x)=max(0,x)</m:t>
        </m:r>
      </m:oMath>
      <w:r w:rsidDel="00000000" w:rsidR="00000000" w:rsidRPr="00000000">
        <w:rPr>
          <w:rtl w:val="0"/>
        </w:rPr>
      </w:r>
    </w:p>
    <w:p w:rsidR="00000000" w:rsidDel="00000000" w:rsidP="00000000" w:rsidRDefault="00000000" w:rsidRPr="00000000" w14:paraId="00000044">
      <w:pPr>
        <w:numPr>
          <w:ilvl w:val="0"/>
          <w:numId w:val="1"/>
        </w:numPr>
        <w:ind w:left="720" w:hanging="360"/>
        <w:jc w:val="both"/>
        <w:rPr>
          <w:u w:val="none"/>
        </w:rPr>
      </w:pPr>
      <w:r w:rsidDel="00000000" w:rsidR="00000000" w:rsidRPr="00000000">
        <w:rPr>
          <w:rtl w:val="0"/>
        </w:rPr>
        <w:t xml:space="preserve">LeakyReLU: </w:t>
      </w:r>
      <m:oMath>
        <m:r>
          <w:rPr/>
          <m:t xml:space="preserve">f(x)=max(ax,0)</m:t>
        </m:r>
      </m:oMath>
      <w:r w:rsidDel="00000000" w:rsidR="00000000" w:rsidRPr="00000000">
        <w:rPr>
          <w:rtl w:val="0"/>
        </w:rPr>
        <w:t xml:space="preserve"> where a is a small number (like a = 0.01)</w:t>
      </w:r>
    </w:p>
    <w:p w:rsidR="00000000" w:rsidDel="00000000" w:rsidP="00000000" w:rsidRDefault="00000000" w:rsidRPr="00000000" w14:paraId="00000045">
      <w:pPr>
        <w:numPr>
          <w:ilvl w:val="0"/>
          <w:numId w:val="1"/>
        </w:numPr>
        <w:ind w:left="720" w:hanging="360"/>
        <w:jc w:val="both"/>
        <w:rPr>
          <w:u w:val="none"/>
        </w:rPr>
      </w:pPr>
      <w:r w:rsidDel="00000000" w:rsidR="00000000" w:rsidRPr="00000000">
        <w:rPr>
          <w:rtl w:val="0"/>
        </w:rPr>
        <w:t xml:space="preserve">Linear: </w:t>
      </w:r>
      <m:oMath>
        <m:r>
          <w:rPr/>
          <m:t xml:space="preserve">f(x)=x</m:t>
        </m:r>
      </m:oMath>
      <w:r w:rsidDel="00000000" w:rsidR="00000000" w:rsidRPr="00000000">
        <w:rPr>
          <w:rtl w:val="0"/>
        </w:rPr>
      </w:r>
    </w:p>
    <w:p w:rsidR="00000000" w:rsidDel="00000000" w:rsidP="00000000" w:rsidRDefault="00000000" w:rsidRPr="00000000" w14:paraId="00000046">
      <w:pPr>
        <w:numPr>
          <w:ilvl w:val="0"/>
          <w:numId w:val="1"/>
        </w:numPr>
        <w:ind w:left="720" w:hanging="360"/>
        <w:jc w:val="both"/>
        <w:rPr>
          <w:u w:val="none"/>
        </w:rPr>
      </w:pPr>
      <w:r w:rsidDel="00000000" w:rsidR="00000000" w:rsidRPr="00000000">
        <w:rPr>
          <w:rtl w:val="0"/>
        </w:rPr>
        <w:t xml:space="preserve">Sigmoid: </w:t>
      </w:r>
      <m:oMath>
        <m:r>
          <w:rPr/>
          <m:t xml:space="preserve">f(x)=</m:t>
        </m:r>
        <m:f>
          <m:fPr>
            <m:ctrlPr>
              <w:rPr/>
            </m:ctrlPr>
          </m:fPr>
          <m:num>
            <m:r>
              <w:rPr/>
              <m:t xml:space="preserve">1</m:t>
            </m:r>
          </m:num>
          <m:den>
            <m:r>
              <w:rPr/>
              <m:t xml:space="preserve">1+exp(-x)</m:t>
            </m:r>
          </m:den>
        </m:f>
      </m:oMath>
      <w:r w:rsidDel="00000000" w:rsidR="00000000" w:rsidRPr="00000000">
        <w:rPr>
          <w:rtl w:val="0"/>
        </w:rPr>
      </w:r>
    </w:p>
    <w:p w:rsidR="00000000" w:rsidDel="00000000" w:rsidP="00000000" w:rsidRDefault="00000000" w:rsidRPr="00000000" w14:paraId="00000047">
      <w:pPr>
        <w:numPr>
          <w:ilvl w:val="0"/>
          <w:numId w:val="1"/>
        </w:numPr>
        <w:ind w:left="720" w:hanging="360"/>
        <w:jc w:val="both"/>
        <w:rPr>
          <w:u w:val="none"/>
        </w:rPr>
      </w:pPr>
      <w:r w:rsidDel="00000000" w:rsidR="00000000" w:rsidRPr="00000000">
        <w:rPr>
          <w:rtl w:val="0"/>
        </w:rPr>
        <w:t xml:space="preserve">Tanh: </w:t>
      </w:r>
      <m:oMath>
        <m:r>
          <w:rPr/>
          <m:t xml:space="preserve">f(x)= </m:t>
        </m:r>
        <m:f>
          <m:fPr>
            <m:ctrlPr>
              <w:rPr/>
            </m:ctrlPr>
          </m:fPr>
          <m:num>
            <m:sSup>
              <m:sSupPr>
                <m:ctrlPr>
                  <w:rPr/>
                </m:ctrlPr>
              </m:sSupPr>
              <m:e>
                <m:r>
                  <w:rPr/>
                  <m:t xml:space="preserve">e</m:t>
                </m:r>
              </m:e>
              <m:sup>
                <m:r>
                  <w:rPr/>
                  <m:t xml:space="preserve">x</m:t>
                </m:r>
              </m:sup>
            </m:sSup>
            <m:r>
              <w:rPr/>
              <m:t xml:space="preserve">-</m:t>
            </m:r>
            <m:sSup>
              <m:sSupPr>
                <m:ctrlPr>
                  <w:rPr/>
                </m:ctrlPr>
              </m:sSupPr>
              <m:e>
                <m:r>
                  <w:rPr/>
                  <m:t xml:space="preserve">e</m:t>
                </m:r>
              </m:e>
              <m:sup>
                <m:r>
                  <w:rPr/>
                  <m:t xml:space="preserve">-x</m:t>
                </m:r>
              </m:sup>
            </m:sSup>
          </m:num>
          <m:den>
            <m:sSup>
              <m:sSupPr>
                <m:ctrlPr>
                  <w:rPr/>
                </m:ctrlPr>
              </m:sSupPr>
              <m:e>
                <m:r>
                  <w:rPr/>
                  <m:t xml:space="preserve">e</m:t>
                </m:r>
              </m:e>
              <m:sup>
                <m:r>
                  <w:rPr/>
                  <m:t xml:space="preserve">x</m:t>
                </m:r>
              </m:sup>
            </m:sSup>
            <m:r>
              <w:rPr/>
              <m:t xml:space="preserve">+</m:t>
            </m:r>
            <m:sSup>
              <m:sSupPr>
                <m:ctrlPr>
                  <w:rPr/>
                </m:ctrlPr>
              </m:sSupPr>
              <m:e>
                <m:r>
                  <w:rPr/>
                  <m:t xml:space="preserve">e</m:t>
                </m:r>
              </m:e>
              <m:sup>
                <m:r>
                  <w:rPr/>
                  <m:t xml:space="preserve">-x</m:t>
                </m:r>
              </m:sup>
            </m:sSup>
          </m:den>
        </m:f>
      </m:oMath>
      <w:r w:rsidDel="00000000" w:rsidR="00000000" w:rsidRPr="00000000">
        <w:rPr>
          <w:rtl w:val="0"/>
        </w:rPr>
      </w:r>
    </w:p>
    <w:p w:rsidR="00000000" w:rsidDel="00000000" w:rsidP="00000000" w:rsidRDefault="00000000" w:rsidRPr="00000000" w14:paraId="00000048">
      <w:pPr>
        <w:numPr>
          <w:ilvl w:val="0"/>
          <w:numId w:val="1"/>
        </w:numPr>
        <w:ind w:left="720" w:hanging="360"/>
        <w:jc w:val="both"/>
        <w:rPr>
          <w:u w:val="none"/>
        </w:rPr>
      </w:pPr>
      <w:r w:rsidDel="00000000" w:rsidR="00000000" w:rsidRPr="00000000">
        <w:rPr>
          <w:rtl w:val="0"/>
        </w:rPr>
        <w:t xml:space="preserve">Swish: </w:t>
      </w:r>
      <m:oMath>
        <m:r>
          <w:rPr/>
          <m:t xml:space="preserve">f(x) = a sigmoid(bx)</m:t>
        </m:r>
      </m:oMath>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For the convolution layer and the pooling layer we can set an activation function, but I will not do it and set it to None (as by default), so there will not be no activation function in the CNN. </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pStyle w:val="Heading2"/>
        <w:jc w:val="both"/>
        <w:rPr/>
      </w:pPr>
      <w:bookmarkStart w:colFirst="0" w:colLast="0" w:name="_e3x53659j61y" w:id="5"/>
      <w:bookmarkEnd w:id="5"/>
      <w:r w:rsidDel="00000000" w:rsidR="00000000" w:rsidRPr="00000000">
        <w:rPr>
          <w:rtl w:val="0"/>
        </w:rPr>
        <w:t xml:space="preserve">Which Loss function</w:t>
      </w:r>
    </w:p>
    <w:p w:rsidR="00000000" w:rsidDel="00000000" w:rsidP="00000000" w:rsidRDefault="00000000" w:rsidRPr="00000000" w14:paraId="0000004E">
      <w:pPr>
        <w:jc w:val="both"/>
        <w:rPr/>
      </w:pPr>
      <w:r w:rsidDel="00000000" w:rsidR="00000000" w:rsidRPr="00000000">
        <w:rPr>
          <w:rtl w:val="0"/>
        </w:rPr>
        <w:t xml:space="preserve">There are different loss functions from which I can choose from.</w:t>
      </w:r>
    </w:p>
    <w:p w:rsidR="00000000" w:rsidDel="00000000" w:rsidP="00000000" w:rsidRDefault="00000000" w:rsidRPr="00000000" w14:paraId="0000004F">
      <w:pPr>
        <w:numPr>
          <w:ilvl w:val="0"/>
          <w:numId w:val="3"/>
        </w:numPr>
        <w:ind w:left="720" w:hanging="360"/>
        <w:jc w:val="both"/>
        <w:rPr>
          <w:u w:val="none"/>
        </w:rPr>
      </w:pPr>
      <w:r w:rsidDel="00000000" w:rsidR="00000000" w:rsidRPr="00000000">
        <w:rPr>
          <w:rtl w:val="0"/>
        </w:rPr>
        <w:t xml:space="preserve">Mean square error is a popular one but is used for regression tasks, and so will not be useful for this task</w:t>
      </w:r>
      <w:ins w:author="Tito Nicola drugman" w:id="8" w:date="2023-07-19T16:58:45Z">
        <w:r w:rsidDel="00000000" w:rsidR="00000000" w:rsidRPr="00000000">
          <w:rPr>
            <w:rtl w:val="0"/>
          </w:rPr>
          <w:t xml:space="preserve">. It compute the average square difference between predicted </w:t>
        </w:r>
        <w:r w:rsidDel="00000000" w:rsidR="00000000" w:rsidRPr="00000000">
          <w:rPr>
            <w:rtl w:val="0"/>
          </w:rPr>
          <w:t xml:space="preserve">values</w:t>
        </w:r>
        <w:r w:rsidDel="00000000" w:rsidR="00000000" w:rsidRPr="00000000">
          <w:rPr>
            <w:rtl w:val="0"/>
          </w:rPr>
          <w:t xml:space="preserve"> and true values, its formula is </w:t>
        </w:r>
      </w:ins>
      <m:oMath>
        <w:ins w:author="Tito Nicola drugman" w:id="8" w:date="2023-07-19T16:58:45Z">
          <m:r>
            <w:rPr/>
            <m:t xml:space="preserve">MSE = </m:t>
          </m:r>
        </w:ins>
        <m:f>
          <m:fPr>
            <m:ctrlPr>
              <w:rPr/>
            </m:ctrlPr>
          </m:fPr>
          <m:num>
            <w:ins w:author="Tito Nicola drugman" w:id="8" w:date="2023-07-19T16:58:45Z">
              <m:r>
                <w:rPr/>
                <m:t xml:space="preserve">1</m:t>
              </m:r>
            </w:ins>
          </m:num>
          <m:den>
            <m:r>
              <w:rPr/>
              <m:t xml:space="preserve">N</m:t>
            </m:r>
          </m:den>
        </m:f>
        <m:nary>
          <m:naryPr>
            <m:chr m:val="∑"/>
            <m:ctrlPr>
              <w:rPr/>
            </m:ctrlPr>
          </m:naryPr>
          <m:sub>
            <w:ins w:author="Tito Nicola drugman" w:id="8" w:date="2023-07-19T16:58:45Z">
              <m:r>
                <w:rPr/>
                <m:t xml:space="preserve">i=1</m:t>
              </m:r>
            </w:ins>
          </m:sub>
          <m:sup>
            <m:r>
              <w:rPr/>
              <m:t xml:space="preserve">N</m:t>
            </m:r>
          </m:sup>
        </m:nary>
        <m:sSup>
          <m:sSupPr>
            <m:ctrlPr>
              <w:rPr/>
            </m:ctrlPr>
          </m:sSupPr>
          <m:e>
            <m:d>
              <m:dPr>
                <m:begChr m:val="("/>
                <m:endChr m:val=")"/>
                <m:ctrlPr>
                  <w:rPr/>
                </m:ctrlPr>
              </m:dPr>
              <m:e>
                <m:sSub>
                  <m:sSubPr>
                    <m:ctrlPr>
                      <w:rPr/>
                    </m:ctrlPr>
                  </m:sSubPr>
                  <m:e>
                    <w:ins w:author="Tito Nicola drugman" w:id="8" w:date="2023-07-19T16:58:45Z">
                      <m:r>
                        <w:rPr/>
                        <m:t xml:space="preserve">Y</m:t>
                      </m:r>
                    </w:ins>
                  </m:e>
                  <m:sub>
                    <m:r>
                      <w:rPr/>
                      <m:t xml:space="preserve">i</m:t>
                    </m:r>
                  </m:sub>
                </m:sSub>
                <w:ins w:author="Tito Nicola drugman" w:id="8" w:date="2023-07-19T16:58:45Z">
                  <m:r>
                    <w:rPr/>
                    <m:t xml:space="preserve">- </m:t>
                  </m:r>
                </w:ins>
                <m:acc>
                  <m:accPr>
                    <m:chr m:val="̂"/>
                    <m:ctrlPr>
                      <w:rPr/>
                    </m:ctrlPr>
                  </m:accPr>
                  <m:e>
                    <m:sSub>
                      <m:sSubPr>
                        <m:ctrlPr>
                          <w:rPr/>
                        </m:ctrlPr>
                      </m:sSubPr>
                      <m:e>
                        <w:ins w:author="Tito Nicola drugman" w:id="8" w:date="2023-07-19T16:58:45Z">
                          <m:r>
                            <w:rPr/>
                            <m:t xml:space="preserve">Y</m:t>
                          </m:r>
                        </w:ins>
                      </m:e>
                      <m:sub>
                        <m:r>
                          <w:rPr/>
                          <m:t xml:space="preserve">i</m:t>
                        </m:r>
                      </m:sub>
                    </m:sSub>
                  </m:e>
                </m:acc>
              </m:e>
            </m:d>
          </m:e>
          <m:sup>
            <m:r>
              <w:rPr/>
              <m:t xml:space="preserve">2</m:t>
            </m:r>
          </m:sup>
        </m:sSup>
      </m:oMath>
      <w:ins w:author="Tito Nicola drugman" w:id="8" w:date="2023-07-19T16:58:45Z"/>
      <w:r w:rsidDel="00000000" w:rsidR="00000000" w:rsidRPr="00000000">
        <w:rPr>
          <w:rtl w:val="0"/>
        </w:rPr>
      </w:r>
    </w:p>
    <w:p w:rsidR="00000000" w:rsidDel="00000000" w:rsidP="00000000" w:rsidRDefault="00000000" w:rsidRPr="00000000" w14:paraId="00000050">
      <w:pPr>
        <w:numPr>
          <w:ilvl w:val="0"/>
          <w:numId w:val="3"/>
        </w:numPr>
        <w:ind w:left="720" w:hanging="360"/>
        <w:jc w:val="both"/>
        <w:rPr>
          <w:u w:val="none"/>
        </w:rPr>
      </w:pPr>
      <w:r w:rsidDel="00000000" w:rsidR="00000000" w:rsidRPr="00000000">
        <w:rPr>
          <w:rtl w:val="0"/>
        </w:rPr>
        <w:t xml:space="preserve">Binary cross entropy instead is suitable for classification but only when there are two classes</w:t>
      </w:r>
      <w:ins w:author="Tito Nicola drugman" w:id="9" w:date="2023-07-19T17:01:27Z">
        <w:r w:rsidDel="00000000" w:rsidR="00000000" w:rsidRPr="00000000">
          <w:rPr>
            <w:rtl w:val="0"/>
          </w:rPr>
          <w:t xml:space="preserve">. It measures </w:t>
        </w:r>
        <w:r w:rsidDel="00000000" w:rsidR="00000000" w:rsidRPr="00000000">
          <w:rPr>
            <w:rtl w:val="0"/>
          </w:rPr>
          <w:t xml:space="preserve">dissimilarity</w:t>
        </w:r>
        <w:r w:rsidDel="00000000" w:rsidR="00000000" w:rsidRPr="00000000">
          <w:rPr>
            <w:rtl w:val="0"/>
          </w:rPr>
          <w:t xml:space="preserve"> between predicted and true binary labels and it is particularly suitable when dealing with imbalanced classes.</w:t>
        </w:r>
      </w:ins>
      <w:r w:rsidDel="00000000" w:rsidR="00000000" w:rsidRPr="00000000">
        <w:rPr>
          <w:rtl w:val="0"/>
        </w:rPr>
      </w:r>
    </w:p>
    <w:p w:rsidR="00000000" w:rsidDel="00000000" w:rsidP="00000000" w:rsidRDefault="00000000" w:rsidRPr="00000000" w14:paraId="00000051">
      <w:pPr>
        <w:ind w:left="0" w:firstLine="0"/>
        <w:jc w:val="both"/>
        <w:rPr>
          <w:ins w:author="Tito Nicola drugman" w:id="10" w:date="2023-07-19T17:02:39Z"/>
        </w:rPr>
      </w:pPr>
      <w:r w:rsidDel="00000000" w:rsidR="00000000" w:rsidRPr="00000000">
        <w:rPr>
          <w:rtl w:val="0"/>
        </w:rPr>
        <w:t xml:space="preserve">On the other hand sparse categorical cross entropy loss and categorical cross entropy are more appropriate to be used, but categorical cross entropy is used when the labels are represented as one-hot vector such as [0,0,1], while sparse categorical cross entropy is used when the classes are integers such as 0,1,2. For this reason I will use sparse categorical cross entropy as loss function for this model.</w:t>
      </w:r>
      <w:ins w:author="Tito Nicola drugman" w:id="10" w:date="2023-07-19T17:02:39Z">
        <w:r w:rsidDel="00000000" w:rsidR="00000000" w:rsidRPr="00000000">
          <w:rPr>
            <w:rtl w:val="0"/>
          </w:rPr>
        </w:r>
      </w:ins>
    </w:p>
    <w:p w:rsidR="00000000" w:rsidDel="00000000" w:rsidP="00000000" w:rsidRDefault="00000000" w:rsidRPr="00000000" w14:paraId="00000052">
      <w:pPr>
        <w:ind w:left="0" w:firstLine="0"/>
        <w:jc w:val="both"/>
        <w:rPr>
          <w:ins w:author="Tito Nicola drugman" w:id="10" w:date="2023-07-19T17:02:39Z"/>
        </w:rPr>
      </w:pPr>
      <w:ins w:author="Tito Nicola drugman" w:id="10" w:date="2023-07-19T17:02:39Z">
        <w:r w:rsidDel="00000000" w:rsidR="00000000" w:rsidRPr="00000000">
          <w:rPr>
            <w:rtl w:val="0"/>
          </w:rPr>
        </w:r>
      </w:ins>
    </w:p>
    <w:p w:rsidR="00000000" w:rsidDel="00000000" w:rsidP="00000000" w:rsidRDefault="00000000" w:rsidRPr="00000000" w14:paraId="00000053">
      <w:pPr>
        <w:ind w:left="0" w:firstLine="0"/>
        <w:jc w:val="both"/>
        <w:rPr>
          <w:rPrChange w:author="Tito Nicola drugman" w:id="11" w:date="2023-07-19T17:02:39Z">
            <w:rPr/>
          </w:rPrChange>
        </w:rPr>
      </w:pPr>
      <w:ins w:author="Tito Nicola drugman" w:id="10" w:date="2023-07-19T17:02:39Z">
        <w:r w:rsidDel="00000000" w:rsidR="00000000" w:rsidRPr="00000000">
          <w:rPr>
            <w:rtl w:val="0"/>
          </w:rPr>
          <w:t xml:space="preserve">There are also Loss </w:t>
        </w:r>
        <w:r w:rsidDel="00000000" w:rsidR="00000000" w:rsidRPr="00000000">
          <w:rPr>
            <w:rtl w:val="0"/>
          </w:rPr>
          <w:t xml:space="preserve">functions</w:t>
        </w:r>
        <w:r w:rsidDel="00000000" w:rsidR="00000000" w:rsidRPr="00000000">
          <w:rPr>
            <w:rtl w:val="0"/>
          </w:rPr>
          <w:t xml:space="preserve"> such as </w:t>
        </w:r>
        <w:r w:rsidDel="00000000" w:rsidR="00000000" w:rsidRPr="00000000">
          <w:rPr>
            <w:rtl w:val="0"/>
          </w:rPr>
          <w:t xml:space="preserve">square</w:t>
        </w:r>
        <w:r w:rsidDel="00000000" w:rsidR="00000000" w:rsidRPr="00000000">
          <w:rPr>
            <w:rtl w:val="0"/>
          </w:rPr>
          <w:t xml:space="preserve"> hinge loss</w:t>
        </w:r>
        <w:r w:rsidDel="00000000" w:rsidR="00000000" w:rsidRPr="00000000">
          <w:rPr>
            <w:rtl w:val="0"/>
          </w:rPr>
          <w:t xml:space="preserve"> </w:t>
        </w:r>
        <w:r w:rsidDel="00000000" w:rsidR="00000000" w:rsidRPr="00000000">
          <w:rPr>
            <w:rtl w:val="0"/>
          </w:rPr>
          <w:t xml:space="preserve">that report convergence faster and have a better performance. Also are more robust to noise in the training set labelling.</w:t>
        </w:r>
      </w:ins>
      <w:r w:rsidDel="00000000" w:rsidR="00000000" w:rsidRPr="00000000">
        <w:rPr>
          <w:rtl w:val="0"/>
        </w:rPr>
      </w:r>
    </w:p>
    <w:p w:rsidR="00000000" w:rsidDel="00000000" w:rsidP="00000000" w:rsidRDefault="00000000" w:rsidRPr="00000000" w14:paraId="00000054">
      <w:pPr>
        <w:ind w:left="0" w:firstLine="0"/>
        <w:jc w:val="both"/>
        <w:rPr/>
      </w:pPr>
      <w:r w:rsidDel="00000000" w:rsidR="00000000" w:rsidRPr="00000000">
        <w:rPr>
          <w:rtl w:val="0"/>
        </w:rPr>
      </w:r>
    </w:p>
    <w:p w:rsidR="00000000" w:rsidDel="00000000" w:rsidP="00000000" w:rsidRDefault="00000000" w:rsidRPr="00000000" w14:paraId="00000055">
      <w:pPr>
        <w:ind w:left="0" w:firstLine="0"/>
        <w:jc w:val="both"/>
        <w:rPr/>
      </w:pPr>
      <w:r w:rsidDel="00000000" w:rsidR="00000000" w:rsidRPr="00000000">
        <w:rPr>
          <w:rtl w:val="0"/>
        </w:rPr>
      </w:r>
    </w:p>
    <w:p w:rsidR="00000000" w:rsidDel="00000000" w:rsidP="00000000" w:rsidRDefault="00000000" w:rsidRPr="00000000" w14:paraId="00000056">
      <w:pPr>
        <w:pStyle w:val="Heading2"/>
        <w:jc w:val="both"/>
        <w:rPr/>
      </w:pPr>
      <w:bookmarkStart w:colFirst="0" w:colLast="0" w:name="_8vdix0sbvh10" w:id="6"/>
      <w:bookmarkEnd w:id="6"/>
      <w:r w:rsidDel="00000000" w:rsidR="00000000" w:rsidRPr="00000000">
        <w:rPr>
          <w:rtl w:val="0"/>
        </w:rPr>
        <w:t xml:space="preserve">Which (possible) weight regularizers, initializers, etc.</w:t>
      </w:r>
    </w:p>
    <w:p w:rsidR="00000000" w:rsidDel="00000000" w:rsidP="00000000" w:rsidRDefault="00000000" w:rsidRPr="00000000" w14:paraId="00000057">
      <w:pPr>
        <w:jc w:val="both"/>
        <w:rPr/>
      </w:pPr>
      <w:r w:rsidDel="00000000" w:rsidR="00000000" w:rsidRPr="00000000">
        <w:rPr>
          <w:rtl w:val="0"/>
        </w:rPr>
        <w:t xml:space="preserve">There are different weight regularizers that can be applied in a model.</w:t>
      </w:r>
      <w:ins w:author="Tito Nicola drugman" w:id="12" w:date="2023-07-19T17:03:56Z">
        <w:r w:rsidDel="00000000" w:rsidR="00000000" w:rsidRPr="00000000">
          <w:rPr>
            <w:rtl w:val="0"/>
          </w:rPr>
          <w:t xml:space="preserve"> They are added to the loss function of the </w:t>
        </w:r>
        <w:r w:rsidDel="00000000" w:rsidR="00000000" w:rsidRPr="00000000">
          <w:rPr>
            <w:rtl w:val="0"/>
          </w:rPr>
          <w:t xml:space="preserve">model a cost</w:t>
        </w:r>
        <w:r w:rsidDel="00000000" w:rsidR="00000000" w:rsidRPr="00000000">
          <w:rPr>
            <w:rtl w:val="0"/>
          </w:rPr>
          <w:t xml:space="preserve"> associated with large weights and to make the </w:t>
        </w:r>
        <w:r w:rsidDel="00000000" w:rsidR="00000000" w:rsidRPr="00000000">
          <w:rPr>
            <w:rtl w:val="0"/>
          </w:rPr>
          <w:t xml:space="preserve">distribution more regular</w:t>
        </w:r>
        <w:r w:rsidDel="00000000" w:rsidR="00000000" w:rsidRPr="00000000">
          <w:rPr>
            <w:rtl w:val="0"/>
          </w:rPr>
          <w:t xml:space="preserve">.</w:t>
        </w:r>
      </w:ins>
      <w:r w:rsidDel="00000000" w:rsidR="00000000" w:rsidRPr="00000000">
        <w:rPr>
          <w:rtl w:val="0"/>
        </w:rPr>
        <w:t xml:space="preserve"> Initialising weights as random is not a good approach since it could lead to some problems such as</w:t>
      </w:r>
    </w:p>
    <w:p w:rsidR="00000000" w:rsidDel="00000000" w:rsidP="00000000" w:rsidRDefault="00000000" w:rsidRPr="00000000" w14:paraId="00000058">
      <w:pPr>
        <w:numPr>
          <w:ilvl w:val="0"/>
          <w:numId w:val="2"/>
        </w:numPr>
        <w:ind w:left="720" w:hanging="360"/>
        <w:jc w:val="both"/>
        <w:rPr>
          <w:u w:val="none"/>
        </w:rPr>
      </w:pPr>
      <w:r w:rsidDel="00000000" w:rsidR="00000000" w:rsidRPr="00000000">
        <w:rPr>
          <w:rtl w:val="0"/>
        </w:rPr>
        <w:t xml:space="preserve">Vanishing gradient problem: when the weights (and consequently the gradients) are close to zero and so there is no update</w:t>
      </w:r>
      <w:ins w:author="Tito Nicola drugman" w:id="13" w:date="2023-07-19T16:05:43Z">
        <w:r w:rsidDel="00000000" w:rsidR="00000000" w:rsidRPr="00000000">
          <w:rPr>
            <w:rtl w:val="0"/>
          </w:rPr>
          <w:t xml:space="preserve"> and so the minimization of the loss is very slow.</w:t>
        </w:r>
      </w:ins>
      <w:r w:rsidDel="00000000" w:rsidR="00000000" w:rsidRPr="00000000">
        <w:rPr>
          <w:rtl w:val="0"/>
        </w:rPr>
      </w:r>
    </w:p>
    <w:p w:rsidR="00000000" w:rsidDel="00000000" w:rsidP="00000000" w:rsidRDefault="00000000" w:rsidRPr="00000000" w14:paraId="00000059">
      <w:pPr>
        <w:numPr>
          <w:ilvl w:val="0"/>
          <w:numId w:val="2"/>
        </w:numPr>
        <w:ind w:left="720" w:hanging="360"/>
        <w:jc w:val="both"/>
        <w:rPr>
          <w:u w:val="none"/>
        </w:rPr>
      </w:pPr>
      <w:r w:rsidDel="00000000" w:rsidR="00000000" w:rsidRPr="00000000">
        <w:rPr>
          <w:rtl w:val="0"/>
        </w:rPr>
        <w:t xml:space="preserve">Exploding gradient problem: when the weights (and consequently the gradients) are bigger than 1 and so it is almost impossible to find an optimal solution</w:t>
      </w:r>
    </w:p>
    <w:p w:rsidR="00000000" w:rsidDel="00000000" w:rsidP="00000000" w:rsidRDefault="00000000" w:rsidRPr="00000000" w14:paraId="0000005A">
      <w:pPr>
        <w:jc w:val="both"/>
        <w:rPr/>
      </w:pPr>
      <w:r w:rsidDel="00000000" w:rsidR="00000000" w:rsidRPr="00000000">
        <w:rPr>
          <w:rtl w:val="0"/>
        </w:rPr>
        <w:t xml:space="preserve">On the other hand another approach is to initialise the weights by using random uniform or normal (with mean 0 and standard deviation equal to 1) distribution. </w:t>
      </w:r>
    </w:p>
    <w:p w:rsidR="00000000" w:rsidDel="00000000" w:rsidP="00000000" w:rsidRDefault="00000000" w:rsidRPr="00000000" w14:paraId="0000005B">
      <w:pPr>
        <w:jc w:val="both"/>
        <w:rPr>
          <w:ins w:author="Tito Nicola drugman" w:id="14" w:date="2023-07-19T17:05:12Z"/>
        </w:rPr>
      </w:pPr>
      <w:ins w:author="Tito Nicola drugman" w:id="14" w:date="2023-07-19T17:05:12Z">
        <w:r w:rsidDel="00000000" w:rsidR="00000000" w:rsidRPr="00000000">
          <w:rPr>
            <w:rtl w:val="0"/>
          </w:rPr>
        </w:r>
      </w:ins>
    </w:p>
    <w:p w:rsidR="00000000" w:rsidDel="00000000" w:rsidP="00000000" w:rsidRDefault="00000000" w:rsidRPr="00000000" w14:paraId="0000005C">
      <w:pPr>
        <w:jc w:val="both"/>
        <w:rPr>
          <w:ins w:author="Tito Nicola drugman" w:id="14" w:date="2023-07-19T17:05:12Z"/>
        </w:rPr>
      </w:pPr>
      <w:ins w:author="Tito Nicola drugman" w:id="14" w:date="2023-07-19T17:05:12Z">
        <w:r w:rsidDel="00000000" w:rsidR="00000000" w:rsidRPr="00000000">
          <w:rPr>
            <w:rtl w:val="0"/>
          </w:rPr>
          <w:t xml:space="preserve">L1 weight </w:t>
        </w:r>
        <w:r w:rsidDel="00000000" w:rsidR="00000000" w:rsidRPr="00000000">
          <w:rPr>
            <w:rtl w:val="0"/>
          </w:rPr>
          <w:t xml:space="preserve">regularisation</w:t>
        </w:r>
        <w:r w:rsidDel="00000000" w:rsidR="00000000" w:rsidRPr="00000000">
          <w:rPr>
            <w:rtl w:val="0"/>
          </w:rPr>
          <w:t xml:space="preserve"> is proportional to the </w:t>
        </w:r>
        <w:r w:rsidDel="00000000" w:rsidR="00000000" w:rsidRPr="00000000">
          <w:rPr>
            <w:rtl w:val="0"/>
          </w:rPr>
          <w:t xml:space="preserve">absolute</w:t>
        </w:r>
        <w:r w:rsidDel="00000000" w:rsidR="00000000" w:rsidRPr="00000000">
          <w:rPr>
            <w:rtl w:val="0"/>
          </w:rPr>
          <w:t xml:space="preserve"> value of the weight </w:t>
        </w:r>
        <w:r w:rsidDel="00000000" w:rsidR="00000000" w:rsidRPr="00000000">
          <w:rPr>
            <w:rtl w:val="0"/>
          </w:rPr>
          <w:t xml:space="preserve">coefficients</w:t>
        </w:r>
        <w:r w:rsidDel="00000000" w:rsidR="00000000" w:rsidRPr="00000000">
          <w:rPr>
            <w:rtl w:val="0"/>
          </w:rPr>
          <w:t xml:space="preserve"> and </w:t>
        </w:r>
        <w:r w:rsidDel="00000000" w:rsidR="00000000" w:rsidRPr="00000000">
          <w:rPr>
            <w:rtl w:val="0"/>
          </w:rPr>
          <w:t xml:space="preserve">encourages</w:t>
        </w:r>
        <w:r w:rsidDel="00000000" w:rsidR="00000000" w:rsidRPr="00000000">
          <w:rPr>
            <w:rtl w:val="0"/>
          </w:rPr>
          <w:t xml:space="preserve"> the model to </w:t>
        </w:r>
        <w:r w:rsidDel="00000000" w:rsidR="00000000" w:rsidRPr="00000000">
          <w:rPr>
            <w:rtl w:val="0"/>
          </w:rPr>
          <w:t xml:space="preserve">reduce</w:t>
        </w:r>
        <w:r w:rsidDel="00000000" w:rsidR="00000000" w:rsidRPr="00000000">
          <w:rPr>
            <w:rtl w:val="0"/>
          </w:rPr>
          <w:t xml:space="preserve"> the less important weights to zero. While L2 is proportional to the square of the value of the </w:t>
        </w:r>
        <w:r w:rsidDel="00000000" w:rsidR="00000000" w:rsidRPr="00000000">
          <w:rPr>
            <w:rtl w:val="0"/>
          </w:rPr>
          <w:t xml:space="preserve">weight</w:t>
        </w:r>
        <w:r w:rsidDel="00000000" w:rsidR="00000000" w:rsidRPr="00000000">
          <w:rPr>
            <w:rtl w:val="0"/>
          </w:rPr>
          <w:t xml:space="preserve"> coefficients and </w:t>
        </w:r>
        <w:r w:rsidDel="00000000" w:rsidR="00000000" w:rsidRPr="00000000">
          <w:rPr>
            <w:rtl w:val="0"/>
          </w:rPr>
          <w:t xml:space="preserve">penalises</w:t>
        </w:r>
        <w:r w:rsidDel="00000000" w:rsidR="00000000" w:rsidRPr="00000000">
          <w:rPr>
            <w:rtl w:val="0"/>
          </w:rPr>
          <w:t xml:space="preserve"> large weights and </w:t>
        </w:r>
        <w:r w:rsidDel="00000000" w:rsidR="00000000" w:rsidRPr="00000000">
          <w:rPr>
            <w:rtl w:val="0"/>
          </w:rPr>
          <w:t xml:space="preserve">encourages</w:t>
        </w:r>
        <w:r w:rsidDel="00000000" w:rsidR="00000000" w:rsidRPr="00000000">
          <w:rPr>
            <w:rtl w:val="0"/>
          </w:rPr>
          <w:t xml:space="preserve"> them to be small but </w:t>
        </w:r>
        <w:r w:rsidDel="00000000" w:rsidR="00000000" w:rsidRPr="00000000">
          <w:rPr>
            <w:rtl w:val="0"/>
          </w:rPr>
          <w:t xml:space="preserve">does not</w:t>
        </w:r>
        <w:r w:rsidDel="00000000" w:rsidR="00000000" w:rsidRPr="00000000">
          <w:rPr>
            <w:rtl w:val="0"/>
          </w:rPr>
          <w:t xml:space="preserve"> drive them to </w:t>
        </w:r>
        <w:r w:rsidDel="00000000" w:rsidR="00000000" w:rsidRPr="00000000">
          <w:rPr>
            <w:rtl w:val="0"/>
          </w:rPr>
          <w:t xml:space="preserve">exactly</w:t>
        </w:r>
        <w:r w:rsidDel="00000000" w:rsidR="00000000" w:rsidRPr="00000000">
          <w:rPr>
            <w:rtl w:val="0"/>
          </w:rPr>
          <w:t xml:space="preserve"> zero. Usually L2 is more used for smaller deep learning models.  </w:t>
        </w:r>
      </w:ins>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Additionally if I decided to use tanh or sigmoid activation function I could </w:t>
      </w:r>
      <w:r w:rsidDel="00000000" w:rsidR="00000000" w:rsidRPr="00000000">
        <w:rPr>
          <w:rtl w:val="0"/>
        </w:rPr>
        <w:t xml:space="preserve">use as weight</w:t>
      </w:r>
      <w:r w:rsidDel="00000000" w:rsidR="00000000" w:rsidRPr="00000000">
        <w:rPr>
          <w:rtl w:val="0"/>
        </w:rPr>
        <w:t xml:space="preserve"> initialization the Xavier initialization. This particular initialization takes into account the number of input neurons and output neurons and it could be uniform or normal.</w:t>
      </w:r>
    </w:p>
    <w:p w:rsidR="00000000" w:rsidDel="00000000" w:rsidP="00000000" w:rsidRDefault="00000000" w:rsidRPr="00000000" w14:paraId="0000005F">
      <w:pPr>
        <w:numPr>
          <w:ilvl w:val="0"/>
          <w:numId w:val="7"/>
        </w:numPr>
        <w:ind w:left="720" w:hanging="360"/>
        <w:jc w:val="both"/>
        <w:rPr>
          <w:u w:val="none"/>
        </w:rPr>
      </w:pPr>
      <w:r w:rsidDel="00000000" w:rsidR="00000000" w:rsidRPr="00000000">
        <w:rPr>
          <w:rtl w:val="0"/>
        </w:rPr>
        <w:t xml:space="preserve">The uniform Xavier weight initialization takes the value of the weights from the range </w:t>
      </w:r>
      <m:oMath>
        <m:d>
          <m:dPr>
            <m:begChr m:val="["/>
            <m:endChr m:val="]"/>
            <m:ctrlPr>
              <w:rPr/>
            </m:ctrlPr>
          </m:dPr>
          <m:e>
            <m:r>
              <w:rPr/>
              <m:t xml:space="preserve">-</m:t>
            </m:r>
            <m:rad>
              <m:radPr>
                <m:degHide m:val="1"/>
                <m:ctrlPr>
                  <w:rPr/>
                </m:ctrlPr>
              </m:radPr>
              <m:e>
                <m:f>
                  <m:fPr>
                    <m:ctrlPr>
                      <w:rPr/>
                    </m:ctrlPr>
                  </m:fPr>
                  <m:num>
                    <m:r>
                      <w:rPr/>
                      <m:t xml:space="preserve">6</m:t>
                    </m:r>
                  </m:num>
                  <m:den>
                    <m:r>
                      <w:rPr/>
                      <m:t xml:space="preserve">input+output</m:t>
                    </m:r>
                  </m:den>
                </m:f>
              </m:e>
            </m:rad>
            <m:r>
              <w:rPr/>
              <m:t xml:space="preserve"> ; </m:t>
            </m:r>
            <m:rad>
              <m:radPr>
                <m:degHide m:val="1"/>
                <m:ctrlPr>
                  <w:rPr/>
                </m:ctrlPr>
              </m:radPr>
              <m:e>
                <m:f>
                  <m:fPr>
                    <m:ctrlPr>
                      <w:rPr/>
                    </m:ctrlPr>
                  </m:fPr>
                  <m:num>
                    <m:r>
                      <w:rPr/>
                      <m:t xml:space="preserve">6</m:t>
                    </m:r>
                  </m:num>
                  <m:den>
                    <m:r>
                      <w:rPr/>
                      <m:t xml:space="preserve">input + output</m:t>
                    </m:r>
                  </m:den>
                </m:f>
              </m:e>
            </m:rad>
          </m:e>
        </m:d>
      </m:oMath>
      <w:r w:rsidDel="00000000" w:rsidR="00000000" w:rsidRPr="00000000">
        <w:rPr>
          <w:rtl w:val="0"/>
        </w:rPr>
      </w:r>
    </w:p>
    <w:p w:rsidR="00000000" w:rsidDel="00000000" w:rsidP="00000000" w:rsidRDefault="00000000" w:rsidRPr="00000000" w14:paraId="00000060">
      <w:pPr>
        <w:numPr>
          <w:ilvl w:val="0"/>
          <w:numId w:val="7"/>
        </w:numPr>
        <w:ind w:left="720" w:hanging="360"/>
        <w:jc w:val="both"/>
        <w:rPr>
          <w:u w:val="none"/>
        </w:rPr>
      </w:pPr>
      <w:r w:rsidDel="00000000" w:rsidR="00000000" w:rsidRPr="00000000">
        <w:rPr>
          <w:rtl w:val="0"/>
        </w:rPr>
        <w:t xml:space="preserve">While the normal Xavier weight initialization takes the values of the weights from a normal distribution with mean equal to 0 and standard deviation equal to </w:t>
      </w:r>
      <m:oMath>
        <m:rad>
          <m:radPr>
            <m:degHide m:val="1"/>
          </m:radPr>
          <m:e>
            <m:f>
              <m:fPr>
                <m:ctrlPr>
                  <w:rPr/>
                </m:ctrlPr>
              </m:fPr>
              <m:num>
                <m:r>
                  <w:rPr/>
                  <m:t xml:space="preserve">6</m:t>
                </m:r>
              </m:num>
              <m:den>
                <m:r>
                  <w:rPr/>
                  <m:t xml:space="preserve">input+output</m:t>
                </m:r>
              </m:den>
            </m:f>
          </m:e>
        </m:rad>
      </m:oMath>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Additionally if I decided to use the </w:t>
      </w:r>
      <w:ins w:author="Tito Nicola drugman" w:id="15" w:date="2023-07-19T16:11:12Z">
        <w:r w:rsidDel="00000000" w:rsidR="00000000" w:rsidRPr="00000000">
          <w:rPr>
            <w:rtl w:val="0"/>
          </w:rPr>
          <w:t xml:space="preserve">ReLU</w:t>
        </w:r>
      </w:ins>
      <w:r w:rsidDel="00000000" w:rsidR="00000000" w:rsidRPr="00000000">
        <w:rPr>
          <w:rtl w:val="0"/>
        </w:rPr>
        <w:t xml:space="preserve"> activation function I should use the He initialization, which is a variation of the Xavier one. As the Xavier it comes in two different flavours</w:t>
      </w:r>
    </w:p>
    <w:p w:rsidR="00000000" w:rsidDel="00000000" w:rsidP="00000000" w:rsidRDefault="00000000" w:rsidRPr="00000000" w14:paraId="00000062">
      <w:pPr>
        <w:numPr>
          <w:ilvl w:val="0"/>
          <w:numId w:val="6"/>
        </w:numPr>
        <w:ind w:left="720" w:hanging="360"/>
        <w:jc w:val="both"/>
        <w:rPr>
          <w:u w:val="none"/>
        </w:rPr>
      </w:pPr>
      <w:r w:rsidDel="00000000" w:rsidR="00000000" w:rsidRPr="00000000">
        <w:rPr>
          <w:rtl w:val="0"/>
        </w:rPr>
        <w:t xml:space="preserve">The uniform He weight initialization takes the weight values from the range </w:t>
      </w:r>
      <m:oMath>
        <m:d>
          <m:dPr>
            <m:begChr m:val="["/>
            <m:endChr m:val="]"/>
            <m:ctrlPr>
              <w:rPr/>
            </m:ctrlPr>
          </m:dPr>
          <m:e>
            <m:r>
              <w:rPr/>
              <m:t xml:space="preserve">-</m:t>
            </m:r>
            <m:rad>
              <m:radPr>
                <m:degHide m:val="1"/>
                <m:ctrlPr>
                  <w:rPr/>
                </m:ctrlPr>
              </m:radPr>
              <m:e>
                <m:f>
                  <m:fPr>
                    <m:ctrlPr>
                      <w:rPr/>
                    </m:ctrlPr>
                  </m:fPr>
                  <m:num>
                    <m:r>
                      <w:rPr/>
                      <m:t xml:space="preserve">2</m:t>
                    </m:r>
                  </m:num>
                  <m:den>
                    <m:r>
                      <w:rPr/>
                      <m:t xml:space="preserve">input</m:t>
                    </m:r>
                  </m:den>
                </m:f>
              </m:e>
            </m:rad>
            <m:r>
              <w:rPr/>
              <m:t xml:space="preserve"> ; </m:t>
            </m:r>
            <m:rad>
              <m:radPr>
                <m:degHide m:val="1"/>
                <m:ctrlPr>
                  <w:rPr/>
                </m:ctrlPr>
              </m:radPr>
              <m:e>
                <m:f>
                  <m:fPr>
                    <m:ctrlPr>
                      <w:rPr/>
                    </m:ctrlPr>
                  </m:fPr>
                  <m:num>
                    <m:r>
                      <w:rPr/>
                      <m:t xml:space="preserve">2</m:t>
                    </m:r>
                  </m:num>
                  <m:den>
                    <m:r>
                      <w:rPr/>
                      <m:t xml:space="preserve">input</m:t>
                    </m:r>
                  </m:den>
                </m:f>
              </m:e>
            </m:rad>
          </m:e>
        </m:d>
      </m:oMath>
      <w:r w:rsidDel="00000000" w:rsidR="00000000" w:rsidRPr="00000000">
        <w:rPr>
          <w:rtl w:val="0"/>
        </w:rPr>
      </w:r>
    </w:p>
    <w:p w:rsidR="00000000" w:rsidDel="00000000" w:rsidP="00000000" w:rsidRDefault="00000000" w:rsidRPr="00000000" w14:paraId="00000063">
      <w:pPr>
        <w:numPr>
          <w:ilvl w:val="0"/>
          <w:numId w:val="6"/>
        </w:numPr>
        <w:ind w:left="720" w:hanging="360"/>
        <w:jc w:val="both"/>
        <w:rPr>
          <w:u w:val="none"/>
        </w:rPr>
      </w:pPr>
      <w:r w:rsidDel="00000000" w:rsidR="00000000" w:rsidRPr="00000000">
        <w:rPr>
          <w:rtl w:val="0"/>
        </w:rPr>
        <w:t xml:space="preserve">While the normal He weight initialization take the weights values from a normal distribution with mean equal to 0 and standard deviation equal to </w:t>
      </w:r>
      <m:oMath>
        <m:rad>
          <m:radPr>
            <m:degHide m:val="1"/>
          </m:radPr>
          <m:e>
            <m:f>
              <m:fPr>
                <m:ctrlPr>
                  <w:rPr/>
                </m:ctrlPr>
              </m:fPr>
              <m:num>
                <m:r>
                  <w:rPr/>
                  <m:t xml:space="preserve">2</m:t>
                </m:r>
              </m:num>
              <m:den>
                <m:r>
                  <w:rPr/>
                  <m:t xml:space="preserve">input</m:t>
                </m:r>
              </m:den>
            </m:f>
          </m:e>
        </m:rad>
      </m:oMath>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Regarding the initialization of the bias I could initialise them with 1.</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Something that results quite helpful is the dropout rate, which randomly turns off a number of neurons, so their output will be set to 0. By doing this we are able to avoid overfitting and we obtain a model more robust and more able to generalise. I will start by choosing a dropout rate around 0.2 between some layers, but then I will try to find a more suitable value for the dropout.</w:t>
      </w:r>
      <w:ins w:author="Tito Nicola drugman" w:id="16" w:date="2023-07-19T17:10:18Z">
        <w:r w:rsidDel="00000000" w:rsidR="00000000" w:rsidRPr="00000000">
          <w:rPr>
            <w:rtl w:val="0"/>
          </w:rPr>
          <w:t xml:space="preserve"> The core idea of </w:t>
        </w:r>
        <w:r w:rsidDel="00000000" w:rsidR="00000000" w:rsidRPr="00000000">
          <w:rPr>
            <w:rtl w:val="0"/>
          </w:rPr>
          <w:t xml:space="preserve">dropout</w:t>
        </w:r>
        <w:r w:rsidDel="00000000" w:rsidR="00000000" w:rsidRPr="00000000">
          <w:rPr>
            <w:rtl w:val="0"/>
          </w:rPr>
          <w:t xml:space="preserve"> is to introduce noise in the output values of a </w:t>
        </w:r>
        <w:r w:rsidDel="00000000" w:rsidR="00000000" w:rsidRPr="00000000">
          <w:rPr>
            <w:rtl w:val="0"/>
          </w:rPr>
          <w:t xml:space="preserve">layer</w:t>
        </w:r>
        <w:r w:rsidDel="00000000" w:rsidR="00000000" w:rsidRPr="00000000">
          <w:rPr>
            <w:rtl w:val="0"/>
          </w:rPr>
          <w:t xml:space="preserve"> to break up patterns that are not significant and it prevents units from co-adapting too much. </w:t>
        </w:r>
      </w:ins>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ins w:author="Tito Nicola drugman" w:id="17" w:date="2023-07-19T17:11:49Z"/>
        </w:rPr>
      </w:pPr>
      <w:r w:rsidDel="00000000" w:rsidR="00000000" w:rsidRPr="00000000">
        <w:rPr>
          <w:rtl w:val="0"/>
        </w:rPr>
        <w:t xml:space="preserve">Another thing that I could implement is the batch normalisation. When we apply batch normalisation it is important to specify the bias to be false and also it is suggested to apply the batch normalisation directly to the weighted sum (usually called with the letter z) and then apply on top of it the activation function. Batch normalisation is commonly implemented to avoid that one weight output is particularly larger than the others and it normalises them. It allows the model to prevent overfitting and to create a more robust model</w:t>
      </w:r>
      <w:ins w:author="Tito Nicola drugman" w:id="17" w:date="2023-07-19T17:11:49Z">
        <w:r w:rsidDel="00000000" w:rsidR="00000000" w:rsidRPr="00000000">
          <w:rPr>
            <w:rtl w:val="0"/>
          </w:rPr>
          <w:t xml:space="preserve">. Batch </w:t>
        </w:r>
        <w:r w:rsidDel="00000000" w:rsidR="00000000" w:rsidRPr="00000000">
          <w:rPr>
            <w:rtl w:val="0"/>
          </w:rPr>
          <w:t xml:space="preserve">normalisation</w:t>
        </w:r>
        <w:r w:rsidDel="00000000" w:rsidR="00000000" w:rsidRPr="00000000">
          <w:rPr>
            <w:rtl w:val="0"/>
          </w:rPr>
          <w:t xml:space="preserve"> </w:t>
        </w:r>
        <w:r w:rsidDel="00000000" w:rsidR="00000000" w:rsidRPr="00000000">
          <w:rPr>
            <w:rtl w:val="0"/>
          </w:rPr>
          <w:t xml:space="preserve">addresses</w:t>
        </w:r>
        <w:r w:rsidDel="00000000" w:rsidR="00000000" w:rsidRPr="00000000">
          <w:rPr>
            <w:rtl w:val="0"/>
          </w:rPr>
          <w:t xml:space="preserve"> the internal covariance shift that makes the network training more difficult. It also </w:t>
        </w:r>
        <w:r w:rsidDel="00000000" w:rsidR="00000000" w:rsidRPr="00000000">
          <w:rPr>
            <w:rtl w:val="0"/>
          </w:rPr>
          <w:t xml:space="preserve">has</w:t>
        </w:r>
        <w:r w:rsidDel="00000000" w:rsidR="00000000" w:rsidRPr="00000000">
          <w:rPr>
            <w:rtl w:val="0"/>
          </w:rPr>
          <w:t xml:space="preserve"> two </w:t>
        </w:r>
        <w:r w:rsidDel="00000000" w:rsidR="00000000" w:rsidRPr="00000000">
          <w:rPr>
            <w:rtl w:val="0"/>
          </w:rPr>
          <w:t xml:space="preserve">parameters</w:t>
        </w:r>
        <w:r w:rsidDel="00000000" w:rsidR="00000000" w:rsidRPr="00000000">
          <w:rPr>
            <w:rtl w:val="0"/>
          </w:rPr>
          <w:t xml:space="preserve"> that are gamma (that is the learner scaling factor, </w:t>
        </w:r>
        <w:r w:rsidDel="00000000" w:rsidR="00000000" w:rsidRPr="00000000">
          <w:rPr>
            <w:rtl w:val="0"/>
          </w:rPr>
          <w:t xml:space="preserve">initialised</w:t>
        </w:r>
        <w:r w:rsidDel="00000000" w:rsidR="00000000" w:rsidRPr="00000000">
          <w:rPr>
            <w:rtl w:val="0"/>
          </w:rPr>
          <w:t xml:space="preserve"> as 1) and beta (the leterned offset factor, </w:t>
        </w:r>
        <w:r w:rsidDel="00000000" w:rsidR="00000000" w:rsidRPr="00000000">
          <w:rPr>
            <w:rtl w:val="0"/>
          </w:rPr>
          <w:t xml:space="preserve">initialised</w:t>
        </w:r>
        <w:r w:rsidDel="00000000" w:rsidR="00000000" w:rsidRPr="00000000">
          <w:rPr>
            <w:rtl w:val="0"/>
          </w:rPr>
          <w:t xml:space="preserve"> as 0). </w:t>
        </w:r>
      </w:ins>
    </w:p>
    <w:p w:rsidR="00000000" w:rsidDel="00000000" w:rsidP="00000000" w:rsidRDefault="00000000" w:rsidRPr="00000000" w14:paraId="0000006A">
      <w:pPr>
        <w:jc w:val="both"/>
        <w:rPr>
          <w:ins w:author="Tito Nicola drugman" w:id="17" w:date="2023-07-19T17:11:49Z"/>
        </w:rPr>
      </w:pPr>
      <w:ins w:author="Tito Nicola drugman" w:id="17" w:date="2023-07-19T17:11:49Z">
        <w:r w:rsidDel="00000000" w:rsidR="00000000" w:rsidRPr="00000000">
          <w:rPr>
            <w:rtl w:val="0"/>
          </w:rPr>
        </w:r>
      </w:ins>
    </w:p>
    <w:p w:rsidR="00000000" w:rsidDel="00000000" w:rsidP="00000000" w:rsidRDefault="00000000" w:rsidRPr="00000000" w14:paraId="0000006B">
      <w:pPr>
        <w:jc w:val="both"/>
        <w:rPr/>
      </w:pPr>
      <w:ins w:author="Tito Nicola drugman" w:id="17" w:date="2023-07-19T17:11:49Z">
        <w:r w:rsidDel="00000000" w:rsidR="00000000" w:rsidRPr="00000000">
          <w:rPr>
            <w:rtl w:val="0"/>
          </w:rPr>
          <w:t xml:space="preserve">It is important to understand that batch </w:t>
        </w:r>
        <w:r w:rsidDel="00000000" w:rsidR="00000000" w:rsidRPr="00000000">
          <w:rPr>
            <w:rtl w:val="0"/>
          </w:rPr>
          <w:t xml:space="preserve">normalisation</w:t>
        </w:r>
        <w:r w:rsidDel="00000000" w:rsidR="00000000" w:rsidRPr="00000000">
          <w:rPr>
            <w:rtl w:val="0"/>
          </w:rPr>
          <w:t xml:space="preserve"> could </w:t>
        </w:r>
        <w:r w:rsidDel="00000000" w:rsidR="00000000" w:rsidRPr="00000000">
          <w:rPr>
            <w:rtl w:val="0"/>
          </w:rPr>
          <w:t xml:space="preserve">eliminate</w:t>
        </w:r>
        <w:r w:rsidDel="00000000" w:rsidR="00000000" w:rsidRPr="00000000">
          <w:rPr>
            <w:rtl w:val="0"/>
          </w:rPr>
          <w:t xml:space="preserve"> the need for dropout and allows us to use a higher learning rate and to be less careful about </w:t>
        </w:r>
        <w:r w:rsidDel="00000000" w:rsidR="00000000" w:rsidRPr="00000000">
          <w:rPr>
            <w:rtl w:val="0"/>
          </w:rPr>
          <w:t xml:space="preserve">initialization</w:t>
        </w:r>
        <w:r w:rsidDel="00000000" w:rsidR="00000000" w:rsidRPr="00000000">
          <w:rPr>
            <w:rtl w:val="0"/>
          </w:rPr>
          <w:t xml:space="preserve">.</w:t>
        </w:r>
      </w:ins>
      <w:r w:rsidDel="00000000" w:rsidR="00000000" w:rsidRPr="00000000">
        <w:rPr>
          <w:rtl w:val="0"/>
        </w:rPr>
      </w:r>
    </w:p>
    <w:p w:rsidR="00000000" w:rsidDel="00000000" w:rsidP="00000000" w:rsidRDefault="00000000" w:rsidRPr="00000000" w14:paraId="0000006C">
      <w:pPr>
        <w:jc w:val="both"/>
        <w:rPr>
          <w:ins w:author="Tito Nicola drugman" w:id="18" w:date="2023-07-19T17:14:23Z"/>
        </w:rPr>
      </w:pPr>
      <w:ins w:author="Tito Nicola drugman" w:id="18" w:date="2023-07-19T17:14:23Z">
        <w:r w:rsidDel="00000000" w:rsidR="00000000" w:rsidRPr="00000000">
          <w:rPr>
            <w:rtl w:val="0"/>
          </w:rPr>
        </w:r>
      </w:ins>
    </w:p>
    <w:p w:rsidR="00000000" w:rsidDel="00000000" w:rsidP="00000000" w:rsidRDefault="00000000" w:rsidRPr="00000000" w14:paraId="0000006D">
      <w:pPr>
        <w:jc w:val="both"/>
        <w:rPr/>
      </w:pPr>
      <w:ins w:author="Tito Nicola drugman" w:id="18" w:date="2023-07-19T17:14:23Z">
        <w:r w:rsidDel="00000000" w:rsidR="00000000" w:rsidRPr="00000000">
          <w:rPr>
            <w:rtl w:val="0"/>
          </w:rPr>
          <w:t xml:space="preserve">Also we could apply some preprocessing </w:t>
        </w:r>
        <w:r w:rsidDel="00000000" w:rsidR="00000000" w:rsidRPr="00000000">
          <w:rPr>
            <w:rtl w:val="0"/>
          </w:rPr>
          <w:t xml:space="preserve">techniques</w:t>
        </w:r>
        <w:r w:rsidDel="00000000" w:rsidR="00000000" w:rsidRPr="00000000">
          <w:rPr>
            <w:rtl w:val="0"/>
          </w:rPr>
          <w:t xml:space="preserve"> like MinMaxScaler that allows us to transform the input in the range [0,1] by using </w:t>
        </w:r>
      </w:ins>
      <m:oMath>
        <m:sSub>
          <m:sSubPr>
            <m:ctrlPr>
              <w:rPr/>
            </m:ctrlPr>
          </m:sSubPr>
          <m:e>
            <w:ins w:author="Tito Nicola drugman" w:id="18" w:date="2023-07-19T17:14:23Z">
              <m:r>
                <w:rPr/>
                <m:t xml:space="preserve">x</m:t>
              </m:r>
            </w:ins>
          </m:e>
          <m:sub>
            <m:r>
              <w:rPr/>
              <m:t xml:space="preserve">new</m:t>
            </m:r>
          </m:sub>
        </m:sSub>
        <w:ins w:author="Tito Nicola drugman" w:id="18" w:date="2023-07-19T17:14:23Z">
          <m:r>
            <w:rPr/>
            <m:t xml:space="preserve"> = </m:t>
          </m:r>
        </w:ins>
        <m:f>
          <m:fPr>
            <m:ctrlPr>
              <w:rPr/>
            </m:ctrlPr>
          </m:fPr>
          <m:num>
            <m:sSub>
              <m:sSubPr>
                <m:ctrlPr>
                  <w:rPr/>
                </m:ctrlPr>
              </m:sSubPr>
              <m:e>
                <w:ins w:author="Tito Nicola drugman" w:id="18" w:date="2023-07-19T17:14:23Z">
                  <m:r>
                    <w:rPr/>
                    <m:t xml:space="preserve">x</m:t>
                  </m:r>
                </w:ins>
              </m:e>
              <m:sub>
                <m:r>
                  <w:rPr/>
                  <m:t xml:space="preserve">old</m:t>
                </m:r>
              </m:sub>
            </m:sSub>
            <w:ins w:author="Tito Nicola drugman" w:id="18" w:date="2023-07-19T17:14:23Z">
              <m:r>
                <w:rPr/>
                <m:t xml:space="preserve"> - </m:t>
              </m:r>
            </w:ins>
            <m:sSub>
              <m:sSubPr>
                <m:ctrlPr>
                  <w:rPr/>
                </m:ctrlPr>
              </m:sSubPr>
              <m:e>
                <w:ins w:author="Tito Nicola drugman" w:id="18" w:date="2023-07-19T17:14:23Z">
                  <m:r>
                    <w:rPr/>
                    <m:t xml:space="preserve">x</m:t>
                  </m:r>
                </w:ins>
              </m:e>
              <m:sub>
                <m:r>
                  <w:rPr/>
                  <m:t xml:space="preserve">min</m:t>
                </m:r>
              </m:sub>
            </m:sSub>
          </m:num>
          <m:den>
            <m:sSub>
              <m:sSubPr>
                <m:ctrlPr>
                  <w:rPr/>
                </m:ctrlPr>
              </m:sSubPr>
              <m:e>
                <w:ins w:author="Tito Nicola drugman" w:id="18" w:date="2023-07-19T17:14:23Z">
                  <m:r>
                    <w:rPr/>
                    <m:t xml:space="preserve">x</m:t>
                  </m:r>
                </w:ins>
              </m:e>
              <m:sub>
                <m:r>
                  <w:rPr/>
                  <m:t xml:space="preserve">max</m:t>
                </m:r>
              </m:sub>
            </m:sSub>
            <m:r>
              <w:rPr/>
              <m:t xml:space="preserve"> - </m:t>
            </m:r>
            <m:sSub>
              <m:sSubPr>
                <m:ctrlPr>
                  <w:rPr/>
                </m:ctrlPr>
              </m:sSubPr>
              <m:e>
                <w:ins w:author="Tito Nicola drugman" w:id="18" w:date="2023-07-19T17:14:23Z">
                  <m:r>
                    <w:rPr/>
                    <m:t xml:space="preserve">x</m:t>
                  </m:r>
                </w:ins>
              </m:e>
              <m:sub>
                <m:r>
                  <w:rPr/>
                  <m:t xml:space="preserve">min</m:t>
                </m:r>
              </m:sub>
            </m:sSub>
          </m:den>
        </m:f>
      </m:oMath>
      <w:ins w:author="Tito Nicola drugman" w:id="18" w:date="2023-07-19T17:14:23Z"/>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pStyle w:val="Heading2"/>
        <w:jc w:val="both"/>
        <w:rPr/>
      </w:pPr>
      <w:bookmarkStart w:colFirst="0" w:colLast="0" w:name="_m477tfk1mh8d" w:id="7"/>
      <w:bookmarkEnd w:id="7"/>
      <w:r w:rsidDel="00000000" w:rsidR="00000000" w:rsidRPr="00000000">
        <w:rPr>
          <w:rtl w:val="0"/>
        </w:rPr>
        <w:t xml:space="preserve">On which hyperparameters would you perform the model selection and why</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The choice of the hyperparameters is an important one and the more suitable values can only be known when the model will be implemented. As for now we can still try to make some good guesses about which and what values should be chosen.</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Starting by the learning rate is a good idea to start with a value that ranges from 0.1 to 0.001 and then it is possible to apply a grid search that find the best learning rate, I should use as range something like [10**-1 to 10**-5]. The learning rate defines how fast (or how slow) a model learns and we should take into account that it is fundamental to tune it right.</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As for the number of epochs I will start with a number like 20 and then by running some manual test or with a grid search I could find the best one. The number of epochs specifies how many times the model should see the training set and how many times it should perform an update of its weights and bias.</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Additionally it is a good idea to specify a batch size, in this way we avoid to see an update only when the model has seen the entire dataset but we could update it after it sees 64, or 128 training input. Usually the batch size is a power of 2 and the size depends also on how big the training set is.</w:t>
      </w:r>
      <w:ins w:author="Tito Nicola drugman" w:id="19" w:date="2023-07-19T17:16:28Z">
        <w:r w:rsidDel="00000000" w:rsidR="00000000" w:rsidRPr="00000000">
          <w:rPr>
            <w:rtl w:val="0"/>
          </w:rPr>
          <w:t xml:space="preserve"> Each mini-batch is a subset of training examples.</w:t>
        </w:r>
      </w:ins>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As for the dropout rate we stated before, it is a good idea to start with a value like 0.2 and later we can find a more optimal one.</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Is important also to set the correct number of neurons in each layer and the number of hidden layers. By now we are sure that the number of neurons in the output layer should be equal to the number of unique classes. It could be very computationally expensive to use a grid search to find the number of hidden layers, and so I will manually try to find the optimal value.</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As for the optimizer I will stick with Adam and for the weight and bias initialization we say before what we can do. While for the metrics to evaluate the model I will chose accuracy</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There are several hyperparameters that can be tuned in a convolutional layer and in a pooling layer.</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In a convolutional layer I can set</w:t>
      </w:r>
    </w:p>
    <w:p w:rsidR="00000000" w:rsidDel="00000000" w:rsidP="00000000" w:rsidRDefault="00000000" w:rsidRPr="00000000" w14:paraId="00000085">
      <w:pPr>
        <w:numPr>
          <w:ilvl w:val="0"/>
          <w:numId w:val="4"/>
        </w:numPr>
        <w:ind w:left="720" w:hanging="360"/>
        <w:jc w:val="both"/>
        <w:rPr>
          <w:u w:val="none"/>
        </w:rPr>
      </w:pPr>
      <w:r w:rsidDel="00000000" w:rsidR="00000000" w:rsidRPr="00000000">
        <w:rPr>
          <w:rtl w:val="0"/>
        </w:rPr>
        <w:t xml:space="preserve">The kernel size: that defines the window of operation for the convolution layer, it could be a tuple or a single value (used for both the width and the height of the kernel). I will choose a window of (2x2)</w:t>
      </w:r>
    </w:p>
    <w:p w:rsidR="00000000" w:rsidDel="00000000" w:rsidP="00000000" w:rsidRDefault="00000000" w:rsidRPr="00000000" w14:paraId="00000086">
      <w:pPr>
        <w:numPr>
          <w:ilvl w:val="0"/>
          <w:numId w:val="4"/>
        </w:numPr>
        <w:ind w:left="720" w:hanging="360"/>
        <w:jc w:val="both"/>
        <w:rPr>
          <w:u w:val="none"/>
        </w:rPr>
      </w:pPr>
      <w:r w:rsidDel="00000000" w:rsidR="00000000" w:rsidRPr="00000000">
        <w:rPr>
          <w:rtl w:val="0"/>
        </w:rPr>
        <w:t xml:space="preserve">As for the number of filters it specifies the dimension of the output channels. Usually it is a power of 2, I will use 64 or 128.</w:t>
      </w:r>
    </w:p>
    <w:p w:rsidR="00000000" w:rsidDel="00000000" w:rsidP="00000000" w:rsidRDefault="00000000" w:rsidRPr="00000000" w14:paraId="00000087">
      <w:pPr>
        <w:numPr>
          <w:ilvl w:val="0"/>
          <w:numId w:val="4"/>
        </w:numPr>
        <w:ind w:left="720" w:hanging="360"/>
        <w:jc w:val="both"/>
        <w:rPr>
          <w:u w:val="none"/>
        </w:rPr>
      </w:pPr>
      <w:r w:rsidDel="00000000" w:rsidR="00000000" w:rsidRPr="00000000">
        <w:rPr>
          <w:rtl w:val="0"/>
        </w:rPr>
        <w:t xml:space="preserve">Also we can choose the padding strategy to apply, there are two different one </w:t>
      </w:r>
      <w:r w:rsidDel="00000000" w:rsidR="00000000" w:rsidRPr="00000000">
        <w:rPr>
          <w:i w:val="1"/>
          <w:rtl w:val="0"/>
        </w:rPr>
        <w:t xml:space="preserve">same </w:t>
      </w:r>
      <w:r w:rsidDel="00000000" w:rsidR="00000000" w:rsidRPr="00000000">
        <w:rPr>
          <w:rtl w:val="0"/>
        </w:rPr>
        <w:t xml:space="preserve">or </w:t>
      </w:r>
      <w:r w:rsidDel="00000000" w:rsidR="00000000" w:rsidRPr="00000000">
        <w:rPr>
          <w:i w:val="1"/>
          <w:rtl w:val="0"/>
        </w:rPr>
        <w:t xml:space="preserve">valid</w:t>
      </w:r>
      <w:r w:rsidDel="00000000" w:rsidR="00000000" w:rsidRPr="00000000">
        <w:rPr>
          <w:rtl w:val="0"/>
        </w:rPr>
      </w:r>
    </w:p>
    <w:p w:rsidR="00000000" w:rsidDel="00000000" w:rsidP="00000000" w:rsidRDefault="00000000" w:rsidRPr="00000000" w14:paraId="00000088">
      <w:pPr>
        <w:numPr>
          <w:ilvl w:val="1"/>
          <w:numId w:val="4"/>
        </w:numPr>
        <w:ind w:left="1440" w:hanging="360"/>
        <w:jc w:val="both"/>
        <w:rPr>
          <w:u w:val="none"/>
        </w:rPr>
      </w:pPr>
      <w:r w:rsidDel="00000000" w:rsidR="00000000" w:rsidRPr="00000000">
        <w:rPr>
          <w:rtl w:val="0"/>
        </w:rPr>
        <w:t xml:space="preserve">With the padding = same the output width and height will be the same of the input</w:t>
      </w:r>
    </w:p>
    <w:p w:rsidR="00000000" w:rsidDel="00000000" w:rsidP="00000000" w:rsidRDefault="00000000" w:rsidRPr="00000000" w14:paraId="00000089">
      <w:pPr>
        <w:numPr>
          <w:ilvl w:val="1"/>
          <w:numId w:val="4"/>
        </w:numPr>
        <w:ind w:left="1440" w:hanging="360"/>
        <w:jc w:val="both"/>
        <w:rPr>
          <w:u w:val="none"/>
        </w:rPr>
      </w:pPr>
      <w:r w:rsidDel="00000000" w:rsidR="00000000" w:rsidRPr="00000000">
        <w:rPr>
          <w:rtl w:val="0"/>
        </w:rPr>
        <w:t xml:space="preserve">While with padding = valid the dimension of width and height will be reduce, this could lead us to lose some information located at the border of the image</w:t>
      </w:r>
    </w:p>
    <w:p w:rsidR="00000000" w:rsidDel="00000000" w:rsidP="00000000" w:rsidRDefault="00000000" w:rsidRPr="00000000" w14:paraId="0000008A">
      <w:pPr>
        <w:numPr>
          <w:ilvl w:val="0"/>
          <w:numId w:val="4"/>
        </w:numPr>
        <w:ind w:left="720" w:hanging="360"/>
        <w:jc w:val="both"/>
        <w:rPr>
          <w:u w:val="none"/>
        </w:rPr>
      </w:pPr>
      <w:r w:rsidDel="00000000" w:rsidR="00000000" w:rsidRPr="00000000">
        <w:rPr>
          <w:rtl w:val="0"/>
        </w:rPr>
        <w:t xml:space="preserve">Stride is also an important parameter that specifies how the match the kernel size should move. It can be considered as the “step” of the kernel. I will set it equal to 2.</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In a polling layer instead the number of output channels is equal to the number of input channels. </w:t>
      </w:r>
    </w:p>
    <w:p w:rsidR="00000000" w:rsidDel="00000000" w:rsidP="00000000" w:rsidRDefault="00000000" w:rsidRPr="00000000" w14:paraId="0000008D">
      <w:pPr>
        <w:numPr>
          <w:ilvl w:val="0"/>
          <w:numId w:val="8"/>
        </w:numPr>
        <w:ind w:left="720" w:hanging="360"/>
        <w:jc w:val="both"/>
        <w:rPr>
          <w:u w:val="none"/>
        </w:rPr>
      </w:pPr>
      <w:r w:rsidDel="00000000" w:rsidR="00000000" w:rsidRPr="00000000">
        <w:rPr>
          <w:rtl w:val="0"/>
        </w:rPr>
        <w:t xml:space="preserve">The pooling size specifies how big should be the pooling</w:t>
      </w:r>
    </w:p>
    <w:p w:rsidR="00000000" w:rsidDel="00000000" w:rsidP="00000000" w:rsidRDefault="00000000" w:rsidRPr="00000000" w14:paraId="0000008E">
      <w:pPr>
        <w:numPr>
          <w:ilvl w:val="0"/>
          <w:numId w:val="8"/>
        </w:numPr>
        <w:ind w:left="720" w:hanging="360"/>
        <w:jc w:val="both"/>
        <w:rPr>
          <w:u w:val="none"/>
        </w:rPr>
      </w:pPr>
      <w:r w:rsidDel="00000000" w:rsidR="00000000" w:rsidRPr="00000000">
        <w:rPr>
          <w:rtl w:val="0"/>
        </w:rPr>
        <w:t xml:space="preserve">While the stride has the identical function of the one of the convolutional layer</w:t>
      </w:r>
    </w:p>
    <w:p w:rsidR="00000000" w:rsidDel="00000000" w:rsidP="00000000" w:rsidRDefault="00000000" w:rsidRPr="00000000" w14:paraId="0000008F">
      <w:pPr>
        <w:numPr>
          <w:ilvl w:val="0"/>
          <w:numId w:val="8"/>
        </w:numPr>
        <w:ind w:left="720" w:hanging="360"/>
        <w:jc w:val="both"/>
        <w:rPr>
          <w:u w:val="none"/>
        </w:rPr>
      </w:pPr>
      <w:r w:rsidDel="00000000" w:rsidR="00000000" w:rsidRPr="00000000">
        <w:rPr>
          <w:rtl w:val="0"/>
        </w:rPr>
        <w:t xml:space="preserve">On the other hand with the pooling layer we can specified as strategy </w:t>
      </w:r>
      <w:r w:rsidDel="00000000" w:rsidR="00000000" w:rsidRPr="00000000">
        <w:rPr>
          <w:i w:val="1"/>
          <w:rtl w:val="0"/>
        </w:rPr>
        <w:t xml:space="preserve">mean </w:t>
      </w:r>
      <w:r w:rsidDel="00000000" w:rsidR="00000000" w:rsidRPr="00000000">
        <w:rPr>
          <w:rtl w:val="0"/>
        </w:rPr>
        <w:t xml:space="preserve">or </w:t>
      </w:r>
      <w:r w:rsidDel="00000000" w:rsidR="00000000" w:rsidRPr="00000000">
        <w:rPr>
          <w:i w:val="1"/>
          <w:rtl w:val="0"/>
        </w:rPr>
        <w:t xml:space="preserve">max pooling</w:t>
      </w:r>
      <w:r w:rsidDel="00000000" w:rsidR="00000000" w:rsidRPr="00000000">
        <w:rPr>
          <w:rtl w:val="0"/>
        </w:rPr>
      </w:r>
    </w:p>
    <w:p w:rsidR="00000000" w:rsidDel="00000000" w:rsidP="00000000" w:rsidRDefault="00000000" w:rsidRPr="00000000" w14:paraId="00000090">
      <w:pPr>
        <w:numPr>
          <w:ilvl w:val="1"/>
          <w:numId w:val="8"/>
        </w:numPr>
        <w:ind w:left="1440" w:hanging="360"/>
        <w:jc w:val="both"/>
        <w:rPr>
          <w:u w:val="none"/>
        </w:rPr>
      </w:pPr>
      <w:r w:rsidDel="00000000" w:rsidR="00000000" w:rsidRPr="00000000">
        <w:rPr>
          <w:rtl w:val="0"/>
        </w:rPr>
        <w:t xml:space="preserve">With the mean pooling we compute the mean of the values in the pooling size</w:t>
      </w:r>
    </w:p>
    <w:p w:rsidR="00000000" w:rsidDel="00000000" w:rsidP="00000000" w:rsidRDefault="00000000" w:rsidRPr="00000000" w14:paraId="00000091">
      <w:pPr>
        <w:numPr>
          <w:ilvl w:val="1"/>
          <w:numId w:val="8"/>
        </w:numPr>
        <w:ind w:left="1440" w:hanging="360"/>
        <w:jc w:val="both"/>
        <w:rPr>
          <w:u w:val="none"/>
        </w:rPr>
      </w:pPr>
      <w:r w:rsidDel="00000000" w:rsidR="00000000" w:rsidRPr="00000000">
        <w:rPr>
          <w:rtl w:val="0"/>
        </w:rPr>
        <w:t xml:space="preserve">While with the max pooling we take only the max. Max pooling is more used than mean before (even if in the past mean pooling was more used). And one of the advantages is that it preserve the information located on the borders</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There are very common pooling hyperparameters settings such as the pooling size equal to 2 (that is 2x2) and a stride of 2, or a pooling size of (2x2) with a stride of 3.</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It is interesting to note that with </w:t>
      </w:r>
      <w:r w:rsidDel="00000000" w:rsidR="00000000" w:rsidRPr="00000000">
        <w:rPr>
          <w:b w:val="1"/>
          <w:rtl w:val="0"/>
        </w:rPr>
        <w:t xml:space="preserve">AlexNet </w:t>
      </w:r>
      <w:r w:rsidDel="00000000" w:rsidR="00000000" w:rsidRPr="00000000">
        <w:rPr>
          <w:rtl w:val="0"/>
        </w:rPr>
        <w:t xml:space="preserve">a new strategy was approached, that is to increase the number of filters layer after layer. So I will try to increase in the second convolutional layer the number of filters, by moving from 64 to 128.</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To pass the output of a convolutional layer (or a pooling layer) to the MLP I need to convert it to a vector, to do so I will use flatten().</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ind w:left="0" w:firstLine="0"/>
        <w:jc w:val="both"/>
        <w:rPr/>
      </w:pPr>
      <w:r w:rsidDel="00000000" w:rsidR="00000000" w:rsidRPr="00000000">
        <w:rPr>
          <w:rtl w:val="0"/>
        </w:rPr>
      </w:r>
    </w:p>
    <w:p w:rsidR="00000000" w:rsidDel="00000000" w:rsidP="00000000" w:rsidRDefault="00000000" w:rsidRPr="00000000" w14:paraId="0000009B">
      <w:pPr>
        <w:pStyle w:val="Heading2"/>
        <w:jc w:val="both"/>
        <w:rPr/>
      </w:pPr>
      <w:bookmarkStart w:colFirst="0" w:colLast="0" w:name="_ux99hsq8b1ga" w:id="8"/>
      <w:bookmarkEnd w:id="8"/>
      <w:r w:rsidDel="00000000" w:rsidR="00000000" w:rsidRPr="00000000">
        <w:rPr>
          <w:rtl w:val="0"/>
        </w:rPr>
        <w:t xml:space="preserve">How to evaluate the test performance</w:t>
      </w:r>
    </w:p>
    <w:p w:rsidR="00000000" w:rsidDel="00000000" w:rsidP="00000000" w:rsidRDefault="00000000" w:rsidRPr="00000000" w14:paraId="0000009C">
      <w:pPr>
        <w:jc w:val="both"/>
        <w:rPr/>
      </w:pPr>
      <w:r w:rsidDel="00000000" w:rsidR="00000000" w:rsidRPr="00000000">
        <w:rPr>
          <w:rtl w:val="0"/>
        </w:rPr>
        <w:t xml:space="preserve">There are different metrics that allow us to evaluate a model but I will choose to use accuracy and f1_score.</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Accuracy is the ratio of correctly classified over the total number of classification. While F1 score is equal to 2 times the product of precision and recall divided by the sum of precision and recall.</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Additionally it is a good idea to plot a confusion matrix to understand the performance of the model. With a confusion matrix we can understand not only the general performance but also where the mistakes happen the most and so we are able to understand the issue and apply some corrections.</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As stated before I could also apply a grid search to understand which hyperparameters to use. I will use a grid search only on a few hyperparameters since it is computationally expensive. I will use it to find the best learning rate and the best activation functions for the hidden layer of the MLP but I will avoid using it to find the optimal number of hidden layers.</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 </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i w:val="1"/>
        </w:rPr>
      </w:pPr>
      <w:r w:rsidDel="00000000" w:rsidR="00000000" w:rsidRPr="00000000">
        <w:rPr>
          <w:i w:val="1"/>
          <w:rtl w:val="0"/>
        </w:rPr>
        <w:t xml:space="preserve">You are provided with a dataset containing audio spectrograms of various musical instruments. Each audio sample is represented as a 2D grayscale image of size 128x128. The dataset consists of 10 different musical instruments, labeled as classes 0 to 9. Your task is to design a deep neural network model that can accurately classify the spectrograms into their respective instrument classes.</w:t>
      </w:r>
    </w:p>
    <w:p w:rsidR="00000000" w:rsidDel="00000000" w:rsidP="00000000" w:rsidRDefault="00000000" w:rsidRPr="00000000" w14:paraId="000000AB">
      <w:pPr>
        <w:jc w:val="both"/>
        <w:rPr>
          <w:i w:val="1"/>
        </w:rPr>
      </w:pPr>
      <w:r w:rsidDel="00000000" w:rsidR="00000000" w:rsidRPr="00000000">
        <w:rPr>
          <w:rtl w:val="0"/>
        </w:rPr>
      </w:r>
    </w:p>
    <w:p w:rsidR="00000000" w:rsidDel="00000000" w:rsidP="00000000" w:rsidRDefault="00000000" w:rsidRPr="00000000" w14:paraId="000000AC">
      <w:pPr>
        <w:jc w:val="both"/>
        <w:rPr>
          <w:i w:val="1"/>
        </w:rPr>
      </w:pPr>
      <w:r w:rsidDel="00000000" w:rsidR="00000000" w:rsidRPr="00000000">
        <w:rPr>
          <w:i w:val="1"/>
          <w:rtl w:val="0"/>
        </w:rPr>
        <w:t xml:space="preserve">Dataset Information:</w:t>
      </w:r>
    </w:p>
    <w:p w:rsidR="00000000" w:rsidDel="00000000" w:rsidP="00000000" w:rsidRDefault="00000000" w:rsidRPr="00000000" w14:paraId="000000AD">
      <w:pPr>
        <w:jc w:val="both"/>
        <w:rPr>
          <w:i w:val="1"/>
        </w:rPr>
      </w:pPr>
      <w:r w:rsidDel="00000000" w:rsidR="00000000" w:rsidRPr="00000000">
        <w:rPr>
          <w:i w:val="1"/>
          <w:rtl w:val="0"/>
        </w:rPr>
        <w:t xml:space="preserve">Input: 2D grayscale images (spectrograms) of size 128x128.</w:t>
      </w:r>
    </w:p>
    <w:p w:rsidR="00000000" w:rsidDel="00000000" w:rsidP="00000000" w:rsidRDefault="00000000" w:rsidRPr="00000000" w14:paraId="000000AE">
      <w:pPr>
        <w:jc w:val="both"/>
        <w:rPr>
          <w:i w:val="1"/>
        </w:rPr>
      </w:pPr>
      <w:r w:rsidDel="00000000" w:rsidR="00000000" w:rsidRPr="00000000">
        <w:rPr>
          <w:i w:val="1"/>
          <w:rtl w:val="0"/>
        </w:rPr>
        <w:t xml:space="preserve">Input Channels: 1 (grayscale).</w:t>
      </w:r>
    </w:p>
    <w:p w:rsidR="00000000" w:rsidDel="00000000" w:rsidP="00000000" w:rsidRDefault="00000000" w:rsidRPr="00000000" w14:paraId="000000AF">
      <w:pPr>
        <w:jc w:val="both"/>
        <w:rPr/>
      </w:pPr>
      <w:r w:rsidDel="00000000" w:rsidR="00000000" w:rsidRPr="00000000">
        <w:rPr>
          <w:i w:val="1"/>
          <w:rtl w:val="0"/>
        </w:rPr>
        <w:t xml:space="preserve">Classes: 10 (musical instruments) labeled as 0 to 9.</w:t>
      </w: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numPr>
          <w:ilvl w:val="0"/>
          <w:numId w:val="5"/>
        </w:numPr>
        <w:ind w:left="720" w:hanging="360"/>
        <w:jc w:val="both"/>
      </w:pPr>
      <w:r w:rsidDel="00000000" w:rsidR="00000000" w:rsidRPr="00000000">
        <w:rPr>
          <w:rtl w:val="0"/>
        </w:rPr>
        <w:t xml:space="preserve">How would you represent the input of the network (vector, matrix, multiple inputs etc.)</w:t>
      </w:r>
    </w:p>
    <w:p w:rsidR="00000000" w:rsidDel="00000000" w:rsidP="00000000" w:rsidRDefault="00000000" w:rsidRPr="00000000" w14:paraId="000000B2">
      <w:pPr>
        <w:numPr>
          <w:ilvl w:val="0"/>
          <w:numId w:val="5"/>
        </w:numPr>
        <w:ind w:left="720" w:hanging="360"/>
        <w:jc w:val="both"/>
      </w:pPr>
      <w:r w:rsidDel="00000000" w:rsidR="00000000" w:rsidRPr="00000000">
        <w:rPr>
          <w:rtl w:val="0"/>
        </w:rPr>
        <w:t xml:space="preserve">How would you design the output layer</w:t>
      </w:r>
    </w:p>
    <w:p w:rsidR="00000000" w:rsidDel="00000000" w:rsidP="00000000" w:rsidRDefault="00000000" w:rsidRPr="00000000" w14:paraId="000000B3">
      <w:pPr>
        <w:numPr>
          <w:ilvl w:val="0"/>
          <w:numId w:val="5"/>
        </w:numPr>
        <w:ind w:left="720" w:hanging="360"/>
        <w:jc w:val="both"/>
      </w:pPr>
      <w:r w:rsidDel="00000000" w:rsidR="00000000" w:rsidRPr="00000000">
        <w:rPr>
          <w:rtl w:val="0"/>
        </w:rPr>
        <w:t xml:space="preserve">Which activation functions would you use</w:t>
      </w:r>
    </w:p>
    <w:p w:rsidR="00000000" w:rsidDel="00000000" w:rsidP="00000000" w:rsidRDefault="00000000" w:rsidRPr="00000000" w14:paraId="000000B4">
      <w:pPr>
        <w:numPr>
          <w:ilvl w:val="0"/>
          <w:numId w:val="5"/>
        </w:numPr>
        <w:ind w:left="720" w:hanging="360"/>
        <w:jc w:val="both"/>
      </w:pPr>
      <w:r w:rsidDel="00000000" w:rsidR="00000000" w:rsidRPr="00000000">
        <w:rPr>
          <w:rtl w:val="0"/>
        </w:rPr>
        <w:t xml:space="preserve">Which Loss function</w:t>
      </w:r>
    </w:p>
    <w:p w:rsidR="00000000" w:rsidDel="00000000" w:rsidP="00000000" w:rsidRDefault="00000000" w:rsidRPr="00000000" w14:paraId="000000B5">
      <w:pPr>
        <w:numPr>
          <w:ilvl w:val="0"/>
          <w:numId w:val="5"/>
        </w:numPr>
        <w:ind w:left="720" w:hanging="360"/>
        <w:jc w:val="both"/>
      </w:pPr>
      <w:r w:rsidDel="00000000" w:rsidR="00000000" w:rsidRPr="00000000">
        <w:rPr>
          <w:rtl w:val="0"/>
        </w:rPr>
        <w:t xml:space="preserve">Which (possible) weight regularizers, initializers, etc.</w:t>
      </w:r>
    </w:p>
    <w:p w:rsidR="00000000" w:rsidDel="00000000" w:rsidP="00000000" w:rsidRDefault="00000000" w:rsidRPr="00000000" w14:paraId="000000B6">
      <w:pPr>
        <w:numPr>
          <w:ilvl w:val="0"/>
          <w:numId w:val="5"/>
        </w:numPr>
        <w:ind w:left="720" w:hanging="360"/>
        <w:jc w:val="both"/>
      </w:pPr>
      <w:r w:rsidDel="00000000" w:rsidR="00000000" w:rsidRPr="00000000">
        <w:rPr>
          <w:rtl w:val="0"/>
        </w:rPr>
        <w:t xml:space="preserve">On which hyperparameters would you perform the model selection and why</w:t>
      </w:r>
    </w:p>
    <w:p w:rsidR="00000000" w:rsidDel="00000000" w:rsidP="00000000" w:rsidRDefault="00000000" w:rsidRPr="00000000" w14:paraId="000000B7">
      <w:pPr>
        <w:numPr>
          <w:ilvl w:val="0"/>
          <w:numId w:val="5"/>
        </w:numPr>
        <w:ind w:left="720" w:hanging="360"/>
        <w:jc w:val="both"/>
      </w:pPr>
      <w:r w:rsidDel="00000000" w:rsidR="00000000" w:rsidRPr="00000000">
        <w:rPr>
          <w:rtl w:val="0"/>
        </w:rPr>
        <w:t xml:space="preserve">How to evaluate the test performance</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i w:val="1"/>
        </w:rPr>
      </w:pPr>
      <w:r w:rsidDel="00000000" w:rsidR="00000000" w:rsidRPr="00000000">
        <w:rPr>
          <w:rtl w:val="0"/>
        </w:rPr>
      </w:r>
    </w:p>
    <w:p w:rsidR="00000000" w:rsidDel="00000000" w:rsidP="00000000" w:rsidRDefault="00000000" w:rsidRPr="00000000" w14:paraId="000000BA">
      <w:pPr>
        <w:jc w:val="both"/>
        <w:rPr>
          <w:i w:val="1"/>
        </w:rPr>
      </w:pPr>
      <w:r w:rsidDel="00000000" w:rsidR="00000000" w:rsidRPr="00000000">
        <w:rPr>
          <w:rtl w:val="0"/>
        </w:rPr>
      </w:r>
    </w:p>
    <w:p w:rsidR="00000000" w:rsidDel="00000000" w:rsidP="00000000" w:rsidRDefault="00000000" w:rsidRPr="00000000" w14:paraId="000000BB">
      <w:pPr>
        <w:jc w:val="both"/>
        <w:rPr>
          <w:i w:val="1"/>
        </w:rPr>
      </w:pPr>
      <w:r w:rsidDel="00000000" w:rsidR="00000000" w:rsidRPr="00000000">
        <w:rPr>
          <w:rtl w:val="0"/>
        </w:rPr>
      </w:r>
    </w:p>
    <w:p w:rsidR="00000000" w:rsidDel="00000000" w:rsidP="00000000" w:rsidRDefault="00000000" w:rsidRPr="00000000" w14:paraId="000000BC">
      <w:pPr>
        <w:jc w:val="both"/>
        <w:rPr>
          <w:i w:val="1"/>
        </w:rPr>
      </w:pPr>
      <w:r w:rsidDel="00000000" w:rsidR="00000000" w:rsidRPr="00000000">
        <w:rPr>
          <w:rtl w:val="0"/>
        </w:rPr>
      </w:r>
    </w:p>
    <w:p w:rsidR="00000000" w:rsidDel="00000000" w:rsidP="00000000" w:rsidRDefault="00000000" w:rsidRPr="00000000" w14:paraId="000000BD">
      <w:pPr>
        <w:jc w:val="both"/>
        <w:rPr>
          <w:i w:val="1"/>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