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balp6tsqxz" w:id="0"/>
      <w:bookmarkEnd w:id="0"/>
      <w:r w:rsidDel="00000000" w:rsidR="00000000" w:rsidRPr="00000000">
        <w:rPr>
          <w:rtl w:val="0"/>
        </w:rPr>
        <w:t xml:space="preserve">Recap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1943100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Tokenize</w:t>
      </w:r>
      <w:r w:rsidDel="00000000" w:rsidR="00000000" w:rsidRPr="00000000">
        <w:rPr>
          <w:rtl w:val="0"/>
        </w:rPr>
        <w:t xml:space="preserve">: divide text into its symbols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Ssplit</w:t>
      </w:r>
      <w:r w:rsidDel="00000000" w:rsidR="00000000" w:rsidRPr="00000000">
        <w:rPr>
          <w:rtl w:val="0"/>
        </w:rPr>
        <w:t xml:space="preserve">: divide a document in different sentences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POS (part-of-speech)</w:t>
      </w:r>
      <w:r w:rsidDel="00000000" w:rsidR="00000000" w:rsidRPr="00000000">
        <w:rPr>
          <w:rtl w:val="0"/>
        </w:rPr>
        <w:t xml:space="preserve">: each word of a test with its POS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Lemma</w:t>
      </w:r>
      <w:r w:rsidDel="00000000" w:rsidR="00000000" w:rsidRPr="00000000">
        <w:rPr>
          <w:rtl w:val="0"/>
        </w:rPr>
        <w:t xml:space="preserve">: recover lemma form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NER (Neutral Entity Recognition)</w:t>
      </w:r>
      <w:r w:rsidDel="00000000" w:rsidR="00000000" w:rsidRPr="00000000">
        <w:rPr>
          <w:rtl w:val="0"/>
        </w:rPr>
        <w:t xml:space="preserve">: to which we refer in the text (which are the entities). Individuate which part of the text is referring to a person, organisation or entity. To recognise which entities are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Depparse</w:t>
      </w:r>
      <w:r w:rsidDel="00000000" w:rsidR="00000000" w:rsidRPr="00000000">
        <w:rPr>
          <w:rtl w:val="0"/>
        </w:rPr>
        <w:t xml:space="preserve">: build a tree syntactic structure out of a text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229225" cy="26944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312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6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dzsvxpendoay" w:id="1"/>
      <w:bookmarkEnd w:id="1"/>
      <w:r w:rsidDel="00000000" w:rsidR="00000000" w:rsidRPr="00000000">
        <w:rPr>
          <w:rtl w:val="0"/>
        </w:rPr>
        <w:t xml:space="preserve">Some challenges of NLP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2dnpg2np6gd0" w:id="2"/>
      <w:bookmarkEnd w:id="2"/>
      <w:r w:rsidDel="00000000" w:rsidR="00000000" w:rsidRPr="00000000">
        <w:rPr>
          <w:rtl w:val="0"/>
        </w:rPr>
        <w:t xml:space="preserve">1- Productivity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933825" cy="1919529"/>
            <wp:effectExtent b="0" l="0" r="0" t="0"/>
            <wp:docPr id="61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8"/>
                    <a:srcRect b="403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919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yellow"/>
        </w:rPr>
      </w:pPr>
      <w:r w:rsidDel="00000000" w:rsidR="00000000" w:rsidRPr="00000000">
        <w:rPr>
          <w:rtl w:val="0"/>
        </w:rPr>
        <w:t xml:space="preserve">A language is </w:t>
      </w:r>
      <w:r w:rsidDel="00000000" w:rsidR="00000000" w:rsidRPr="00000000">
        <w:rPr>
          <w:u w:val="single"/>
          <w:rtl w:val="0"/>
        </w:rPr>
        <w:t xml:space="preserve">not stationary</w:t>
      </w:r>
      <w:r w:rsidDel="00000000" w:rsidR="00000000" w:rsidRPr="00000000">
        <w:rPr>
          <w:rtl w:val="0"/>
        </w:rPr>
        <w:t xml:space="preserve">: we can invent new words over time. </w:t>
      </w:r>
      <w:r w:rsidDel="00000000" w:rsidR="00000000" w:rsidRPr="00000000">
        <w:rPr>
          <w:highlight w:val="yellow"/>
          <w:rtl w:val="0"/>
        </w:rPr>
        <w:t xml:space="preserve">A language will evolve with time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New words, senses, structure are introduced in languages all the time. </w:t>
      </w:r>
      <w:r w:rsidDel="00000000" w:rsidR="00000000" w:rsidRPr="00000000">
        <w:rPr>
          <w:i w:val="1"/>
          <w:rtl w:val="0"/>
        </w:rPr>
        <w:t xml:space="preserve">Social distance</w:t>
      </w:r>
      <w:r w:rsidDel="00000000" w:rsidR="00000000" w:rsidRPr="00000000">
        <w:rPr>
          <w:rtl w:val="0"/>
        </w:rPr>
        <w:t xml:space="preserve"> was added to the Oxford Dictionary in 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d4l6chckzus8" w:id="3"/>
      <w:bookmarkEnd w:id="3"/>
      <w:r w:rsidDel="00000000" w:rsidR="00000000" w:rsidRPr="00000000">
        <w:rPr>
          <w:rtl w:val="0"/>
        </w:rPr>
        <w:t xml:space="preserve">2-ambiguous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157663" cy="1719698"/>
            <wp:effectExtent b="0" l="0" r="0" t="0"/>
            <wp:docPr id="6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1719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u w:val="single"/>
          <w:rtl w:val="0"/>
        </w:rPr>
        <w:t xml:space="preserve">Language is ambiguous</w:t>
      </w:r>
      <w:r w:rsidDel="00000000" w:rsidR="00000000" w:rsidRPr="00000000">
        <w:rPr>
          <w:rtl w:val="0"/>
        </w:rPr>
        <w:t xml:space="preserve">, it is </w:t>
      </w:r>
      <w:r w:rsidDel="00000000" w:rsidR="00000000" w:rsidRPr="00000000">
        <w:rPr>
          <w:b w:val="1"/>
          <w:rtl w:val="0"/>
        </w:rPr>
        <w:t xml:space="preserve">open to interpretation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word </w:t>
      </w:r>
      <w:r w:rsidDel="00000000" w:rsidR="00000000" w:rsidRPr="00000000">
        <w:rPr>
          <w:i w:val="1"/>
          <w:rtl w:val="0"/>
        </w:rPr>
        <w:t xml:space="preserve">Apple</w:t>
      </w:r>
      <w:r w:rsidDel="00000000" w:rsidR="00000000" w:rsidRPr="00000000">
        <w:rPr>
          <w:rtl w:val="0"/>
        </w:rPr>
        <w:t xml:space="preserve"> might refer to the fruit or to a company. </w:t>
      </w:r>
      <w:r w:rsidDel="00000000" w:rsidR="00000000" w:rsidRPr="00000000">
        <w:rPr>
          <w:highlight w:val="yellow"/>
          <w:rtl w:val="0"/>
        </w:rPr>
        <w:t xml:space="preserve">Given a context we can disambiguate</w:t>
      </w:r>
      <w:r w:rsidDel="00000000" w:rsidR="00000000" w:rsidRPr="00000000">
        <w:rPr>
          <w:rtl w:val="0"/>
        </w:rPr>
        <w:t xml:space="preserve">, but in NLP it is more difficult.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Most </w:t>
      </w:r>
      <w:r w:rsidDel="00000000" w:rsidR="00000000" w:rsidRPr="00000000">
        <w:rPr>
          <w:rtl w:val="0"/>
        </w:rPr>
        <w:t xml:space="preserve">linguistic observations (speech, text) are open to several interpretations. Ambiguity can appear to all levels (phonology, graphemics, morphology, syntax, semantics)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 humans disambiguate (aka find the correct interpretation) using all kinds of </w:t>
      </w:r>
      <w:r w:rsidDel="00000000" w:rsidR="00000000" w:rsidRPr="00000000">
        <w:rPr>
          <w:rtl w:val="0"/>
        </w:rPr>
        <w:t xml:space="preserve">signals. But it is more trivial to do automatically.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vkduor02yn7" w:id="4"/>
      <w:bookmarkEnd w:id="4"/>
      <w:r w:rsidDel="00000000" w:rsidR="00000000" w:rsidRPr="00000000">
        <w:rPr>
          <w:rtl w:val="0"/>
        </w:rPr>
        <w:t xml:space="preserve">Syntactic ambiguity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714491" cy="1528592"/>
            <wp:effectExtent b="0" l="0" r="0" t="0"/>
            <wp:docPr id="4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491" cy="152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It is ambiguous, even if one seems to have more sense as a machine there are no clues.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i w:val="1"/>
          <w:rtl w:val="0"/>
        </w:rPr>
        <w:t xml:space="preserve">they ate the pizza with anchovies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36ygm3cbrnpm" w:id="5"/>
      <w:bookmarkEnd w:id="5"/>
      <w:r w:rsidDel="00000000" w:rsidR="00000000" w:rsidRPr="00000000">
        <w:rPr>
          <w:rtl w:val="0"/>
        </w:rPr>
        <w:t xml:space="preserve">Semantic ambiguity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2595563" cy="1246042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1246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Polysemy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set, arm, head</w:t>
      </w:r>
      <w:r w:rsidDel="00000000" w:rsidR="00000000" w:rsidRPr="00000000">
        <w:rPr>
          <w:rtl w:val="0"/>
        </w:rPr>
        <w:t xml:space="preserve">: (the head is not only a part of the body but can also be the head of a country).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Name entity</w:t>
      </w:r>
      <w:r w:rsidDel="00000000" w:rsidR="00000000" w:rsidRPr="00000000">
        <w:rPr>
          <w:rtl w:val="0"/>
        </w:rPr>
        <w:t xml:space="preserve">: Michael Jordan (professor at Berkeley) but more commonly the basketball player.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265740" cy="1018346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5740" cy="1018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Object/colour</w:t>
      </w:r>
      <w:r w:rsidDel="00000000" w:rsidR="00000000" w:rsidRPr="00000000">
        <w:rPr>
          <w:rtl w:val="0"/>
        </w:rPr>
        <w:t xml:space="preserve">: cherry (</w:t>
      </w:r>
      <w:r w:rsidDel="00000000" w:rsidR="00000000" w:rsidRPr="00000000">
        <w:rPr>
          <w:i w:val="1"/>
          <w:rtl w:val="0"/>
        </w:rPr>
        <w:t xml:space="preserve">your cherry coat</w:t>
      </w:r>
      <w:r w:rsidDel="00000000" w:rsidR="00000000" w:rsidRPr="00000000">
        <w:rPr>
          <w:rtl w:val="0"/>
        </w:rPr>
        <w:t xml:space="preserve">, refers to the colour)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r1jcpt2hrarh" w:id="6"/>
      <w:bookmarkEnd w:id="6"/>
      <w:r w:rsidDel="00000000" w:rsidR="00000000" w:rsidRPr="00000000">
        <w:rPr>
          <w:rtl w:val="0"/>
        </w:rPr>
        <w:t xml:space="preserve">Pragmatic ambiguity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2357438" cy="988603"/>
            <wp:effectExtent b="0" l="0" r="0" t="0"/>
            <wp:docPr id="6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988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Dealers</w:t>
      </w:r>
      <w:r w:rsidDel="00000000" w:rsidR="00000000" w:rsidRPr="00000000">
        <w:rPr>
          <w:rtl w:val="0"/>
        </w:rPr>
        <w:t xml:space="preserve"> will hear </w:t>
      </w:r>
      <w:r w:rsidDel="00000000" w:rsidR="00000000" w:rsidRPr="00000000">
        <w:rPr>
          <w:u w:val="single"/>
          <w:rtl w:val="0"/>
        </w:rPr>
        <w:t xml:space="preserve">car talk</w:t>
      </w:r>
      <w:r w:rsidDel="00000000" w:rsidR="00000000" w:rsidRPr="00000000">
        <w:rPr>
          <w:rtl w:val="0"/>
        </w:rPr>
        <w:t xml:space="preserve"> at noon. It is not that the cars will talk to each other.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For humans it is not hard to disambiguate, while for machines it is hard.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nfwawkewra4v" w:id="7"/>
      <w:bookmarkEnd w:id="7"/>
      <w:r w:rsidDel="00000000" w:rsidR="00000000" w:rsidRPr="00000000">
        <w:rPr>
          <w:rtl w:val="0"/>
        </w:rPr>
        <w:t xml:space="preserve">Disambiguating can requires discourse knowledge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3929063" cy="2042851"/>
            <wp:effectExtent b="0" l="0" r="0" t="0"/>
            <wp:docPr id="6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042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If we are having a conversation with Alexa or Google Assistant it needs to be able to understand that </w:t>
      </w:r>
      <w:r w:rsidDel="00000000" w:rsidR="00000000" w:rsidRPr="00000000">
        <w:rPr>
          <w:i w:val="1"/>
          <w:rtl w:val="0"/>
        </w:rPr>
        <w:t xml:space="preserve">ones</w:t>
      </w:r>
      <w:r w:rsidDel="00000000" w:rsidR="00000000" w:rsidRPr="00000000">
        <w:rPr>
          <w:rtl w:val="0"/>
        </w:rPr>
        <w:t xml:space="preserve"> refers to </w:t>
      </w:r>
      <w:r w:rsidDel="00000000" w:rsidR="00000000" w:rsidRPr="00000000">
        <w:rPr>
          <w:i w:val="1"/>
          <w:rtl w:val="0"/>
        </w:rPr>
        <w:t xml:space="preserve">vegetarian restaurants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 the last one the term </w:t>
      </w:r>
      <w:r w:rsidDel="00000000" w:rsidR="00000000" w:rsidRPr="00000000">
        <w:rPr>
          <w:i w:val="1"/>
          <w:rtl w:val="0"/>
        </w:rPr>
        <w:t xml:space="preserve">closest one</w:t>
      </w:r>
      <w:r w:rsidDel="00000000" w:rsidR="00000000" w:rsidRPr="00000000">
        <w:rPr>
          <w:rtl w:val="0"/>
        </w:rPr>
        <w:t xml:space="preserve"> refers to the above sentences. The systems must address all these types of ambiguities. 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am543mun2w5d" w:id="8"/>
      <w:bookmarkEnd w:id="8"/>
      <w:r w:rsidDel="00000000" w:rsidR="00000000" w:rsidRPr="00000000">
        <w:rPr>
          <w:rtl w:val="0"/>
        </w:rPr>
        <w:t xml:space="preserve">3-variability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052763" cy="2178786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2178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u w:val="single"/>
          <w:rtl w:val="0"/>
        </w:rPr>
        <w:t xml:space="preserve">Language varies at all levels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Phonetic (accent) variation: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differences, do you pronounce </w:t>
      </w:r>
      <w:r w:rsidDel="00000000" w:rsidR="00000000" w:rsidRPr="00000000">
        <w:rPr>
          <w:i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rtl w:val="0"/>
        </w:rPr>
        <w:t xml:space="preserve">arm</w:t>
      </w:r>
      <w:r w:rsidDel="00000000" w:rsidR="00000000" w:rsidRPr="00000000">
        <w:rPr>
          <w:rtl w:val="0"/>
        </w:rPr>
        <w:t xml:space="preserve">. There is a lot of variation even with people that use English as their mother tongue.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82089" cy="4212822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2089" cy="4212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morphological, lexical (spelling)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Semantic</w:t>
      </w:r>
    </w:p>
    <w:p w:rsidR="00000000" w:rsidDel="00000000" w:rsidP="00000000" w:rsidRDefault="00000000" w:rsidRPr="00000000" w14:paraId="0000003A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variability of a language depends on a lot of factors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 context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Geography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Sociology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scttoycdp2aw" w:id="9"/>
      <w:bookmarkEnd w:id="9"/>
      <w:r w:rsidDel="00000000" w:rsidR="00000000" w:rsidRPr="00000000">
        <w:rPr>
          <w:rtl w:val="0"/>
        </w:rPr>
        <w:t xml:space="preserve">4-diversity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3628124" cy="1783928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8124" cy="1783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There are around </w:t>
      </w:r>
      <w:r w:rsidDel="00000000" w:rsidR="00000000" w:rsidRPr="00000000">
        <w:rPr>
          <w:rtl w:val="0"/>
        </w:rPr>
        <w:t xml:space="preserve">7000 languages spoken in the word, 60% have some type of written form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highlight w:val="yellow"/>
          <w:rtl w:val="0"/>
        </w:rPr>
        <w:t xml:space="preserve">graphemic diversity</w:t>
      </w:r>
      <w:r w:rsidDel="00000000" w:rsidR="00000000" w:rsidRPr="00000000">
        <w:rPr>
          <w:rtl w:val="0"/>
        </w:rPr>
        <w:t xml:space="preserve"> (latin, cyrillic, arabic, greek…)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There is also </w:t>
      </w:r>
      <w:r w:rsidDel="00000000" w:rsidR="00000000" w:rsidRPr="00000000">
        <w:rPr>
          <w:highlight w:val="yellow"/>
          <w:rtl w:val="0"/>
        </w:rPr>
        <w:t xml:space="preserve">syntactic diversity</w:t>
      </w:r>
      <w:r w:rsidDel="00000000" w:rsidR="00000000" w:rsidRPr="00000000">
        <w:rPr>
          <w:rtl w:val="0"/>
        </w:rPr>
        <w:t xml:space="preserve"> (word order = s-v-o  vs  s-o-v)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Word order differs across languages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Word order degree of freedom also differs across languages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We characterise word orders with Subject, Verb, Object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 single language </w:t>
      </w:r>
      <w:r w:rsidDel="00000000" w:rsidR="00000000" w:rsidRPr="00000000">
        <w:rPr>
          <w:rtl w:val="0"/>
        </w:rPr>
        <w:t xml:space="preserve">can have different degrees of freedom (in ENG sometimes an adjective can be before the noun). 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We need to think about all those problems that we need to think about when we develop an NLP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mk0398d18iq0" w:id="10"/>
      <w:bookmarkEnd w:id="10"/>
      <w:r w:rsidDel="00000000" w:rsidR="00000000" w:rsidRPr="00000000">
        <w:rPr>
          <w:rtl w:val="0"/>
        </w:rPr>
        <w:t xml:space="preserve">5-sparse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3529013" cy="1560568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83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1560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Statistical properties of text: how is the frequency of different words distributed in corpus?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Give a statistical description: n = occurrences of each word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5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highlight w:val="red"/>
        </w:rPr>
      </w:pPr>
      <w:r w:rsidDel="00000000" w:rsidR="00000000" w:rsidRPr="00000000">
        <w:rPr>
          <w:rtl w:val="0"/>
        </w:rPr>
        <w:t xml:space="preserve">If we </w:t>
      </w:r>
      <w:r w:rsidDel="00000000" w:rsidR="00000000" w:rsidRPr="00000000">
        <w:rPr>
          <w:highlight w:val="yellow"/>
          <w:rtl w:val="0"/>
        </w:rPr>
        <w:t xml:space="preserve">plot the number of occurrences of each word vs the rank</w:t>
      </w:r>
      <w:r w:rsidDel="00000000" w:rsidR="00000000" w:rsidRPr="00000000">
        <w:rPr>
          <w:rtl w:val="0"/>
        </w:rPr>
        <w:t xml:space="preserve">, what will be observed? articles and connectives are the most common. We have very frequent terms and very rare terms.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i w:val="1"/>
          <w:rtl w:val="0"/>
        </w:rPr>
        <w:t xml:space="preserve">the</w:t>
      </w:r>
      <w:r w:rsidDel="00000000" w:rsidR="00000000" w:rsidRPr="00000000">
        <w:rPr>
          <w:rtl w:val="0"/>
        </w:rPr>
        <w:t xml:space="preserve"> is the most observed word with 8119 occurcenes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We have a lot of other words that are observed only one time, very specific words.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Zipf law</w:t>
      </w:r>
    </w:p>
    <w:p w:rsidR="00000000" w:rsidDel="00000000" w:rsidP="00000000" w:rsidRDefault="00000000" w:rsidRPr="00000000" w14:paraId="0000005F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731200" cy="25527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product of the frequent use of words and the rank order is approximately constant.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frequency of the word w, is proportional to 1/r(w)  (the inverse of the rank)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f ∝ 1/r      ⟹        f r = k (constant)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Basically we will get the same distribution of the 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3619500"/>
            <wp:effectExtent b="0" l="0" r="0" t="0"/>
            <wp:docPr id="68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highlight w:val="yellow"/>
          <w:rtl w:val="0"/>
        </w:rPr>
        <w:t xml:space="preserve">Head words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take large portion of occurrences, but they are semantically meaningless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i w:val="1"/>
          <w:rtl w:val="0"/>
        </w:rPr>
        <w:t xml:space="preserve">the, a, an, we, do,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highlight w:val="yellow"/>
          <w:rtl w:val="0"/>
        </w:rPr>
        <w:t xml:space="preserve">Tail words</w:t>
      </w:r>
      <w:r w:rsidDel="00000000" w:rsidR="00000000" w:rsidRPr="00000000">
        <w:rPr>
          <w:rtl w:val="0"/>
        </w:rPr>
        <w:t xml:space="preserve"> take major portion of vocabulary, but they rarely occur on documents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i w:val="1"/>
          <w:rtl w:val="0"/>
        </w:rPr>
        <w:t xml:space="preserve">dextrosinistral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4881563" cy="2529979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2529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Luhn’s analysis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Discrimination power of significant words (Zipf’s curve): the ability of words to discriminate the content of documents is maximum in the intermediate portion between the two cut off levels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Common words (head words)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highlight w:val="yellow"/>
          <w:rtl w:val="0"/>
        </w:rPr>
        <w:t xml:space="preserve">Significant words</w:t>
      </w:r>
      <w:r w:rsidDel="00000000" w:rsidR="00000000" w:rsidRPr="00000000">
        <w:rPr>
          <w:rtl w:val="0"/>
        </w:rPr>
        <w:t xml:space="preserve">: most important one, makes us able to discriminate the content of a document (body words). Do not appear very often, but are also not very rare.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Rare words (tail words)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657850" cy="1943100"/>
            <wp:effectExtent b="0" l="0" r="0" t="0"/>
            <wp:docPr id="5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4"/>
                    <a:srcRect b="0" l="0" r="132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043488" cy="3527090"/>
            <wp:effectExtent b="0" l="0" r="0" t="0"/>
            <wp:docPr id="5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52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highlight w:val="yellow"/>
          <w:rtl w:val="0"/>
        </w:rPr>
        <w:t xml:space="preserve">The position of the words is also an important parameter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Zipf distribution are observed not only for words but with many other units of language (sounds, syntactic structure, name entities)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Consequence: a large number of units are observed in language with very low frequency: sparsity</w:t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cc59czn02eik" w:id="11"/>
      <w:bookmarkEnd w:id="11"/>
      <w:r w:rsidDel="00000000" w:rsidR="00000000" w:rsidRPr="00000000">
        <w:rPr>
          <w:rtl w:val="0"/>
        </w:rPr>
        <w:t xml:space="preserve">Vector semantics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highlight w:val="yellow"/>
        </w:rPr>
      </w:pPr>
      <w:r w:rsidDel="00000000" w:rsidR="00000000" w:rsidRPr="00000000">
        <w:rPr>
          <w:rtl w:val="0"/>
        </w:rPr>
        <w:t xml:space="preserve">How we want to represent the words in a way that a computer can understand. Our goal is to </w:t>
      </w:r>
      <w:r w:rsidDel="00000000" w:rsidR="00000000" w:rsidRPr="00000000">
        <w:rPr>
          <w:highlight w:val="yellow"/>
          <w:rtl w:val="0"/>
        </w:rPr>
        <w:t xml:space="preserve">associated each word with a representation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The representation should have some property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Identity a word (bijection between the word and the representation): the representation must identity a single word, and the single word refers to a single 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representation should c</w:t>
      </w:r>
      <w:r w:rsidDel="00000000" w:rsidR="00000000" w:rsidRPr="00000000">
        <w:rPr>
          <w:rtl w:val="0"/>
        </w:rPr>
        <w:t xml:space="preserve">apture the similarities of words (based on morphology, syntax, semantics)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Ex: apple and tree are somehow similar, they both represents nature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 us solve downstream tasks: if we want to build a conversation system this representation should be useful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highlight w:val="yellow"/>
          <w:u w:val="single"/>
          <w:rtl w:val="0"/>
        </w:rPr>
        <w:t xml:space="preserve">Embedding</w:t>
      </w:r>
      <w:r w:rsidDel="00000000" w:rsidR="00000000" w:rsidRPr="00000000">
        <w:rPr>
          <w:rtl w:val="0"/>
        </w:rPr>
        <w:t xml:space="preserve">: vector-based representation of text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vocabulary w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,... . w</w:t>
      </w:r>
      <w:r w:rsidDel="00000000" w:rsidR="00000000" w:rsidRPr="00000000">
        <w:rPr>
          <w:vertAlign w:val="subscript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corpus 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58yp8t2ec2ai" w:id="12"/>
      <w:bookmarkEnd w:id="12"/>
      <w:r w:rsidDel="00000000" w:rsidR="00000000" w:rsidRPr="00000000">
        <w:rPr>
          <w:rtl w:val="0"/>
        </w:rPr>
        <w:t xml:space="preserve">ONE HOT ENCODING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4149117" cy="2012528"/>
            <wp:effectExtent b="0" l="0" r="0" t="0"/>
            <wp:docPr id="3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17" cy="2012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This it is one possibility to represent text in a way that a computer can process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raditional way to represent words as atomic symbols: for each word we associate a vector (list of numbers). We have a unique integer associated with each word.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Ex: 1 = movie</w:t>
      </w:r>
      <w:del w:author="ANGELICA PAGNI" w:id="0" w:date="2023-05-18T09:07:52Z">
        <w:r w:rsidDel="00000000" w:rsidR="00000000" w:rsidRPr="00000000">
          <w:rPr>
            <w:rtl w:val="0"/>
          </w:rPr>
          <w:delText xml:space="preserve">s</w:delText>
        </w:r>
      </w:del>
      <w:r w:rsidDel="00000000" w:rsidR="00000000" w:rsidRPr="00000000">
        <w:rPr>
          <w:rtl w:val="0"/>
        </w:rPr>
        <w:t xml:space="preserve">, 2 = hotel, 3 = apple, 4 = movies, 5 = art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movie = [1,0,0,0,0]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art = [0,0,0,0,1]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4376738" cy="2130206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2130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There are some </w:t>
      </w:r>
      <w:r w:rsidDel="00000000" w:rsidR="00000000" w:rsidRPr="00000000">
        <w:rPr>
          <w:u w:val="single"/>
          <w:rtl w:val="0"/>
        </w:rPr>
        <w:t xml:space="preserve">problems</w:t>
      </w:r>
      <w:r w:rsidDel="00000000" w:rsidR="00000000" w:rsidRPr="00000000">
        <w:rPr>
          <w:rtl w:val="0"/>
        </w:rPr>
        <w:t xml:space="preserve"> with the one-hot encoding strategy: 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Not very informative</w:t>
      </w:r>
      <w:r w:rsidDel="00000000" w:rsidR="00000000" w:rsidRPr="00000000">
        <w:rPr>
          <w:rtl w:val="0"/>
        </w:rPr>
        <w:t xml:space="preserve">: we consider </w:t>
      </w:r>
      <w:r w:rsidDel="00000000" w:rsidR="00000000" w:rsidRPr="00000000">
        <w:rPr>
          <w:i w:val="1"/>
          <w:rtl w:val="0"/>
        </w:rPr>
        <w:t xml:space="preserve">movie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movies</w:t>
      </w:r>
      <w:r w:rsidDel="00000000" w:rsidR="00000000" w:rsidRPr="00000000">
        <w:rPr>
          <w:rtl w:val="0"/>
        </w:rPr>
        <w:t xml:space="preserve"> as independent entities. All words are </w:t>
      </w:r>
      <w:r w:rsidDel="00000000" w:rsidR="00000000" w:rsidRPr="00000000">
        <w:rPr>
          <w:u w:val="single"/>
          <w:rtl w:val="0"/>
        </w:rPr>
        <w:t xml:space="preserve">equidistant</w:t>
      </w:r>
      <w:r w:rsidDel="00000000" w:rsidR="00000000" w:rsidRPr="00000000">
        <w:rPr>
          <w:rtl w:val="0"/>
        </w:rPr>
        <w:t xml:space="preserve"> and there no correlation encoded between different words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the mouse of a computer get the same vector of the animal?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9yd20o6zhwee" w:id="13"/>
      <w:bookmarkEnd w:id="13"/>
      <w:r w:rsidDel="00000000" w:rsidR="00000000" w:rsidRPr="00000000">
        <w:rPr>
          <w:rtl w:val="0"/>
        </w:rPr>
        <w:t xml:space="preserve">Binary term-document weighting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Each document can be represented by a set of terms OR by a binary vector € {0,1}</w:t>
      </w:r>
      <w:r w:rsidDel="00000000" w:rsidR="00000000" w:rsidRPr="00000000">
        <w:rPr>
          <w:vertAlign w:val="superscript"/>
          <w:rtl w:val="0"/>
        </w:rPr>
        <w:t xml:space="preserve">|V|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On columns: documents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On rows: all the words in that document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1: if the word appeared in the document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0: if the word was absent in the document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4357688" cy="2149889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2149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Why do we want to use a vector model of meaning?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i w:val="1"/>
          <w:rtl w:val="0"/>
        </w:rPr>
        <w:t xml:space="preserve">Fast </w:t>
      </w:r>
      <w:r w:rsidDel="00000000" w:rsidR="00000000" w:rsidRPr="00000000">
        <w:rPr>
          <w:rtl w:val="0"/>
        </w:rPr>
        <w:t xml:space="preserve">is similar to </w:t>
      </w:r>
      <w:r w:rsidDel="00000000" w:rsidR="00000000" w:rsidRPr="00000000">
        <w:rPr>
          <w:i w:val="1"/>
          <w:rtl w:val="0"/>
        </w:rPr>
        <w:t xml:space="preserve">rapid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i w:val="1"/>
          <w:rtl w:val="0"/>
        </w:rPr>
        <w:t xml:space="preserve">tall </w:t>
      </w:r>
      <w:r w:rsidDel="00000000" w:rsidR="00000000" w:rsidRPr="00000000">
        <w:rPr>
          <w:rtl w:val="0"/>
        </w:rPr>
        <w:t xml:space="preserve">is similar to </w:t>
      </w:r>
      <w:r w:rsidDel="00000000" w:rsidR="00000000" w:rsidRPr="00000000">
        <w:rPr>
          <w:i w:val="1"/>
          <w:rtl w:val="0"/>
        </w:rPr>
        <w:t xml:space="preserve">height.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i w:val="1"/>
          <w:rtl w:val="0"/>
        </w:rPr>
        <w:t xml:space="preserve">How </w:t>
      </w:r>
      <w:r w:rsidDel="00000000" w:rsidR="00000000" w:rsidRPr="00000000">
        <w:rPr>
          <w:i w:val="1"/>
          <w:u w:val="single"/>
          <w:rtl w:val="0"/>
        </w:rPr>
        <w:t xml:space="preserve">tall</w:t>
      </w:r>
      <w:r w:rsidDel="00000000" w:rsidR="00000000" w:rsidRPr="00000000">
        <w:rPr>
          <w:i w:val="1"/>
          <w:rtl w:val="0"/>
        </w:rPr>
        <w:t xml:space="preserve"> is mt. everest?</w:t>
      </w:r>
      <w:r w:rsidDel="00000000" w:rsidR="00000000" w:rsidRPr="00000000">
        <w:rPr>
          <w:rFonts w:ascii="Cardo" w:cs="Cardo" w:eastAsia="Cardo" w:hAnsi="Cardo"/>
          <w:rtl w:val="0"/>
        </w:rPr>
        <w:t xml:space="preserve"> ⟹ </w:t>
      </w:r>
      <w:r w:rsidDel="00000000" w:rsidR="00000000" w:rsidRPr="00000000">
        <w:rPr>
          <w:i w:val="1"/>
          <w:rtl w:val="0"/>
        </w:rPr>
        <w:t xml:space="preserve">The official </w:t>
      </w:r>
      <w:r w:rsidDel="00000000" w:rsidR="00000000" w:rsidRPr="00000000">
        <w:rPr>
          <w:i w:val="1"/>
          <w:u w:val="single"/>
          <w:rtl w:val="0"/>
        </w:rPr>
        <w:t xml:space="preserve">height</w:t>
      </w:r>
      <w:r w:rsidDel="00000000" w:rsidR="00000000" w:rsidRPr="00000000">
        <w:rPr>
          <w:i w:val="1"/>
          <w:rtl w:val="0"/>
        </w:rPr>
        <w:t xml:space="preserve"> of mount everest is 29029 feet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  <w:t xml:space="preserve">We want to build something that is more informative, we want something that if we have </w:t>
      </w:r>
      <w:r w:rsidDel="00000000" w:rsidR="00000000" w:rsidRPr="00000000">
        <w:rPr>
          <w:i w:val="1"/>
          <w:rtl w:val="0"/>
        </w:rPr>
        <w:t xml:space="preserve">fast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rapid</w:t>
      </w:r>
      <w:r w:rsidDel="00000000" w:rsidR="00000000" w:rsidRPr="00000000">
        <w:rPr>
          <w:rtl w:val="0"/>
        </w:rPr>
        <w:t xml:space="preserve"> it tells us that the two words are similar. </w:t>
      </w:r>
      <w:r w:rsidDel="00000000" w:rsidR="00000000" w:rsidRPr="00000000">
        <w:rPr>
          <w:b w:val="1"/>
          <w:rtl w:val="0"/>
        </w:rPr>
        <w:t xml:space="preserve">We want to include some correlation between the representations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  <w:t xml:space="preserve">It can be used for words similar for </w:t>
      </w:r>
      <w:r w:rsidDel="00000000" w:rsidR="00000000" w:rsidRPr="00000000">
        <w:rPr>
          <w:u w:val="single"/>
          <w:rtl w:val="0"/>
        </w:rPr>
        <w:t xml:space="preserve">plagiarism detection</w:t>
      </w:r>
      <w:r w:rsidDel="00000000" w:rsidR="00000000" w:rsidRPr="00000000">
        <w:rPr>
          <w:rtl w:val="0"/>
        </w:rPr>
        <w:t xml:space="preserve">. If we have two documents we can look for plagiarism.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005388" cy="2219997"/>
            <wp:effectExtent b="0" l="0" r="0" t="0"/>
            <wp:docPr id="66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219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  <w:t xml:space="preserve">We can measure the </w:t>
      </w:r>
      <w:r w:rsidDel="00000000" w:rsidR="00000000" w:rsidRPr="00000000">
        <w:rPr>
          <w:b w:val="1"/>
          <w:rtl w:val="0"/>
        </w:rPr>
        <w:t xml:space="preserve">semantic change of a word over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  <w:t xml:space="preserve">change meaning of words (gay)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7kls1ee8zw90" w:id="14"/>
      <w:bookmarkEnd w:id="14"/>
      <w:r w:rsidDel="00000000" w:rsidR="00000000" w:rsidRPr="00000000">
        <w:rPr>
          <w:rtl w:val="0"/>
        </w:rPr>
        <w:t xml:space="preserve">Hand-crafter feature representation</w:t>
      </w:r>
    </w:p>
    <w:p w:rsidR="00000000" w:rsidDel="00000000" w:rsidP="00000000" w:rsidRDefault="00000000" w:rsidRPr="00000000" w14:paraId="000000C3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186238" cy="2030534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2030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  <w:t xml:space="preserve">We could use a dictionary to represent a word. We can also insert the synonyms, hypernyms and antonyms</w:t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  <w:t xml:space="preserve">Example of potential features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morphology: prefix, suffix, stem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grammar: part of speech, gender, number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shape: capitalization, digit, hyphen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5017131" cy="2633577"/>
            <wp:effectExtent b="0" l="0" r="0" t="0"/>
            <wp:docPr id="67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7131" cy="2633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highlight w:val="yellow"/>
          <w:rtl w:val="0"/>
        </w:rPr>
        <w:t xml:space="preserve">some problems of using a dictionary</w:t>
      </w:r>
      <w:r w:rsidDel="00000000" w:rsidR="00000000" w:rsidRPr="00000000">
        <w:rPr>
          <w:rtl w:val="0"/>
        </w:rPr>
        <w:t xml:space="preserve"> to represent a word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dictionary does not contains all the inflection of a word (there is no space for </w:t>
      </w:r>
      <w:r w:rsidDel="00000000" w:rsidR="00000000" w:rsidRPr="00000000">
        <w:rPr>
          <w:i w:val="1"/>
          <w:rtl w:val="0"/>
        </w:rPr>
        <w:t xml:space="preserve">canticchiavamo</w:t>
      </w:r>
      <w:r w:rsidDel="00000000" w:rsidR="00000000" w:rsidRPr="00000000">
        <w:rPr>
          <w:rtl w:val="0"/>
        </w:rPr>
        <w:t xml:space="preserve"> in the dictionary). We only have lemmas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we should update the dictionary every year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Those features can be defined based on </w:t>
      </w:r>
      <w:r w:rsidDel="00000000" w:rsidR="00000000" w:rsidRPr="00000000">
        <w:rPr>
          <w:b w:val="1"/>
          <w:rtl w:val="0"/>
        </w:rPr>
        <w:t xml:space="preserve">relations</w:t>
      </w:r>
      <w:r w:rsidDel="00000000" w:rsidR="00000000" w:rsidRPr="00000000">
        <w:rPr>
          <w:rtl w:val="0"/>
        </w:rPr>
        <w:t xml:space="preserve"> to other words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rtl w:val="0"/>
        </w:rPr>
        <w:t xml:space="preserve">Problem with thesaurus-based meaning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We don't have a thesaurus for every language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We can not have a thesaurus for every year. We need to compare word meanings in the year to year </w:t>
      </w:r>
      <w:r w:rsidDel="00000000" w:rsidR="00000000" w:rsidRPr="00000000">
        <w:rPr>
          <w:i w:val="1"/>
          <w:rtl w:val="0"/>
        </w:rPr>
        <w:t xml:space="preserve">t+1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Distribution model of meaning</w:t>
      </w:r>
    </w:p>
    <w:p w:rsidR="00000000" w:rsidDel="00000000" w:rsidP="00000000" w:rsidRDefault="00000000" w:rsidRPr="00000000" w14:paraId="000000D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216586" cy="2241375"/>
            <wp:effectExtent b="0" l="0" r="0" t="0"/>
            <wp:docPr id="6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6586" cy="224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= vector-space modelis of meaning = vector semantics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Intuition of distributional word similarity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Zellig Harris: </w:t>
      </w:r>
      <w:r w:rsidDel="00000000" w:rsidR="00000000" w:rsidRPr="00000000">
        <w:rPr>
          <w:i w:val="1"/>
          <w:rtl w:val="0"/>
        </w:rPr>
        <w:t xml:space="preserve">oculist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i w:val="1"/>
          <w:rtl w:val="0"/>
        </w:rPr>
        <w:t xml:space="preserve"> eye-doctor</w:t>
      </w:r>
      <w:r w:rsidDel="00000000" w:rsidR="00000000" w:rsidRPr="00000000">
        <w:rPr>
          <w:rtl w:val="0"/>
        </w:rPr>
        <w:t xml:space="preserve"> occur in almost the same environments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highlight w:val="yellow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⟹ </w:t>
      </w:r>
      <w:r w:rsidDel="00000000" w:rsidR="00000000" w:rsidRPr="00000000">
        <w:rPr>
          <w:highlight w:val="yellow"/>
          <w:rtl w:val="0"/>
        </w:rPr>
        <w:t xml:space="preserve">if two words A and B have almost identical environments we say that they are synonyms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  <w:t xml:space="preserve">Firth: </w:t>
      </w:r>
      <w:r w:rsidDel="00000000" w:rsidR="00000000" w:rsidRPr="00000000">
        <w:rPr>
          <w:b w:val="1"/>
          <w:i w:val="1"/>
          <w:highlight w:val="yellow"/>
          <w:rtl w:val="0"/>
        </w:rPr>
        <w:t xml:space="preserve">you shall know a word by the company it keeps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4652963" cy="1638585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1638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i w:val="1"/>
          <w:rtl w:val="0"/>
        </w:rPr>
        <w:t xml:space="preserve">tesguino</w:t>
      </w:r>
      <w:r w:rsidDel="00000000" w:rsidR="00000000" w:rsidRPr="00000000">
        <w:rPr>
          <w:rtl w:val="0"/>
        </w:rPr>
        <w:t xml:space="preserve"> mean?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Tesguino: from contect words human can guess the meaning: alcoholic beverage like beer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Intuition: </w:t>
      </w:r>
      <w:r w:rsidDel="00000000" w:rsidR="00000000" w:rsidRPr="00000000">
        <w:rPr>
          <w:highlight w:val="yellow"/>
          <w:rtl w:val="0"/>
        </w:rPr>
        <w:t xml:space="preserve">two words are similar if they have similar word contexts</w:t>
      </w:r>
      <w:r w:rsidDel="00000000" w:rsidR="00000000" w:rsidRPr="00000000">
        <w:rPr>
          <w:rtl w:val="0"/>
        </w:rPr>
        <w:t xml:space="preserve"> (this is the basis for most algorithm). By knowing the context we context we can infer what is similar to</w:t>
      </w:r>
    </w:p>
    <w:p w:rsidR="00000000" w:rsidDel="00000000" w:rsidP="00000000" w:rsidRDefault="00000000" w:rsidRPr="00000000" w14:paraId="000000E8">
      <w:pPr>
        <w:pStyle w:val="Heading1"/>
        <w:rPr/>
      </w:pPr>
      <w:bookmarkStart w:colFirst="0" w:colLast="0" w:name="_ek24oga1ak1h" w:id="15"/>
      <w:bookmarkEnd w:id="15"/>
      <w:r w:rsidDel="00000000" w:rsidR="00000000" w:rsidRPr="00000000">
        <w:rPr>
          <w:rtl w:val="0"/>
        </w:rPr>
        <w:t xml:space="preserve">four kinds of vector model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114300" distT="114300" distL="114300" distR="114300">
            <wp:extent cx="4071938" cy="1812756"/>
            <wp:effectExtent b="0" l="0" r="0" t="0"/>
            <wp:docPr id="5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1812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rtl w:val="0"/>
        </w:rPr>
        <w:t xml:space="preserve">Shared intuition</w:t>
      </w:r>
      <w:r w:rsidDel="00000000" w:rsidR="00000000" w:rsidRPr="00000000">
        <w:rPr>
          <w:rtl w:val="0"/>
        </w:rPr>
        <w:t xml:space="preserve">: model the meaning of a word by embedding it in a vector space. The meaning of a word is vector of number called embeddings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highlight w:val="red"/>
        </w:rPr>
      </w:pPr>
      <w:r w:rsidDel="00000000" w:rsidR="00000000" w:rsidRPr="00000000">
        <w:rPr/>
        <w:drawing>
          <wp:inline distB="114300" distT="114300" distL="114300" distR="114300">
            <wp:extent cx="4167188" cy="1557504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1557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3890006" cy="1861000"/>
            <wp:effectExtent b="0" l="0" r="0" t="0"/>
            <wp:docPr id="5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006" cy="18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Count how many time a word happens,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function that takes in account the word and the context of a word.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4528010" cy="1195936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8010" cy="1195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THE CONTEXT: 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Surrounding words: look 5 words on left and 5 on right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all the other words of the sentence/paragraph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the words are pre processing and filtering out some words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We need to define first what is the context then we can think on how to build our function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a0euuaigmotw" w:id="16"/>
      <w:bookmarkEnd w:id="16"/>
      <w:r w:rsidDel="00000000" w:rsidR="00000000" w:rsidRPr="00000000">
        <w:rPr>
          <w:rtl w:val="0"/>
        </w:rPr>
        <w:t xml:space="preserve">Vector Semantics: words and co-occurrence vectors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rtl w:val="0"/>
        </w:rPr>
        <w:t xml:space="preserve">Term-document matrix</w:t>
      </w:r>
      <w:r w:rsidDel="00000000" w:rsidR="00000000" w:rsidRPr="00000000">
        <w:rPr>
          <w:rtl w:val="0"/>
        </w:rPr>
        <w:t xml:space="preserve">: counts the number of times a word occurs in a document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rtl w:val="0"/>
        </w:rPr>
        <w:t xml:space="preserve">Term-term (or word-word) matrix</w:t>
      </w:r>
      <w:r w:rsidDel="00000000" w:rsidR="00000000" w:rsidRPr="00000000">
        <w:rPr>
          <w:rtl w:val="0"/>
        </w:rPr>
        <w:t xml:space="preserve">: count the number of times a word co-occours with others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d6wue48qwaib" w:id="17"/>
      <w:bookmarkEnd w:id="17"/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erm-document matrix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3300413" cy="1288367"/>
            <wp:effectExtent b="0" l="0" r="0" t="0"/>
            <wp:docPr id="2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1288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e need to build the co-occurrence matrix that counts the number of times a word occurs in a document.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Each document is a count vector N</w:t>
      </w:r>
      <w:r w:rsidDel="00000000" w:rsidR="00000000" w:rsidRPr="00000000">
        <w:rPr>
          <w:vertAlign w:val="superscript"/>
          <w:rtl w:val="0"/>
        </w:rPr>
        <w:t xml:space="preserve">v</w:t>
      </w:r>
      <w:r w:rsidDel="00000000" w:rsidR="00000000" w:rsidRPr="00000000">
        <w:rPr>
          <w:rtl w:val="0"/>
        </w:rPr>
        <w:t xml:space="preserve">, column below. Each cell count of word </w:t>
      </w:r>
      <w:r w:rsidDel="00000000" w:rsidR="00000000" w:rsidRPr="00000000">
        <w:rPr>
          <w:i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in a document d.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114300" distT="114300" distL="114300" distR="114300">
            <wp:extent cx="2366963" cy="83748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963" cy="837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Each column is a vector.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Two documents are similar if the vectors are similar.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114300" distT="114300" distL="114300" distR="114300">
            <wp:extent cx="3338513" cy="1159052"/>
            <wp:effectExtent b="0" l="0" r="0" t="0"/>
            <wp:docPr id="63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1159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/>
        <w:drawing>
          <wp:inline distB="114300" distT="114300" distL="114300" distR="114300">
            <wp:extent cx="3376613" cy="1233978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1233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If we look at the row, it takes the representation for the word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Two words are similar is the two vector (horizontal) are similar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wbq6b31fdwdr" w:id="18"/>
      <w:bookmarkEnd w:id="18"/>
      <w:r w:rsidDel="00000000" w:rsidR="00000000" w:rsidRPr="00000000">
        <w:rPr>
          <w:rtl w:val="0"/>
        </w:rPr>
        <w:t xml:space="preserve">Term-term matrix (word-word matrix)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Slightly different from the term-document matrix.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Difference: the column is not anymore the size of documents but the size of the words. The vector is the cardinality of the vocabulary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Use smaller contexts than a document (either a paragraph or a window of some words). Defined by a vector over counts of a context words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/>
        <w:drawing>
          <wp:inline distB="114300" distT="114300" distL="114300" distR="114300">
            <wp:extent cx="4044285" cy="1793728"/>
            <wp:effectExtent b="0" l="0" r="0" t="0"/>
            <wp:docPr id="5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4285" cy="1793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We first need to define context: it can define with a window of ±4 words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 word is now defined by a vector over counts of context words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Word-word matrix</w:t>
      </w:r>
    </w:p>
    <w:p w:rsidR="00000000" w:rsidDel="00000000" w:rsidP="00000000" w:rsidRDefault="00000000" w:rsidRPr="00000000" w14:paraId="0000011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5908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We choose a context of ±7 words.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Rows: target words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Columns: context words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3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If the horizontal vectors are similar maybe the two words are close to each other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7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the real matrix is 50,000 x 50,000. It is very sparse (most values are 0)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There are lots of efficient algorithms for sparse matrices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The size of windows depends on your goal. 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Shorter windows (±1-3): more syntactic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Longer windows (±4-10): more semantic </w:t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5pm8s4g5dr14" w:id="19"/>
      <w:bookmarkEnd w:id="19"/>
      <w:r w:rsidDel="00000000" w:rsidR="00000000" w:rsidRPr="00000000">
        <w:rPr>
          <w:rtl w:val="0"/>
        </w:rPr>
        <w:t xml:space="preserve">Vector semantics: positive pointwise mutual information (PPMI)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/>
        <w:drawing>
          <wp:inline distB="114300" distT="114300" distL="114300" distR="114300">
            <wp:extent cx="4538663" cy="2329646"/>
            <wp:effectExtent b="0" l="0" r="0" t="0"/>
            <wp:docPr id="3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2329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Raw word frequency is not a great measure of association between words.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Compute the probability of 2 words appearing together, divided by the single probability of the words appearing alone.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/>
        <w:drawing>
          <wp:inline distB="114300" distT="114300" distL="114300" distR="114300">
            <wp:extent cx="4018140" cy="1875577"/>
            <wp:effectExtent b="0" l="0" r="0" t="0"/>
            <wp:docPr id="5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8140" cy="1875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Do events x and y co-occur more than if they were independent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PMI between two words: do words x and y co-occurred more than if they were independent?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Need to compute of two words appearing together, divided by the probability of the two words appearing separately. Everything in log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Positive pointwise mutual information</w:t>
      </w:r>
    </w:p>
    <w:p w:rsidR="00000000" w:rsidDel="00000000" w:rsidP="00000000" w:rsidRDefault="00000000" w:rsidRPr="00000000" w14:paraId="0000013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776663" cy="1555834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1555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PMI ranges from -inf +inf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But the negative values are problematic, not really meaningful. No need to go in the negative part. It is hard to give a meaning, want to avoid this degree of </w:t>
      </w:r>
      <w:r w:rsidDel="00000000" w:rsidR="00000000" w:rsidRPr="00000000">
        <w:rPr>
          <w:b w:val="1"/>
          <w:rtl w:val="0"/>
        </w:rPr>
        <w:t xml:space="preserve">un</w:t>
      </w:r>
      <w:r w:rsidDel="00000000" w:rsidR="00000000" w:rsidRPr="00000000">
        <w:rPr>
          <w:rtl w:val="0"/>
        </w:rPr>
        <w:t xml:space="preserve">relatdness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We replace negative PMI values by 0. If the result of the formula is negative we put a 0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/>
        <w:drawing>
          <wp:inline distB="114300" distT="114300" distL="114300" distR="114300">
            <wp:extent cx="4795838" cy="2557249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2557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matrix F with W rows (words) and C columns (contexts)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vertAlign w:val="subscript"/>
          <w:rtl w:val="0"/>
        </w:rPr>
        <w:t xml:space="preserve">ij</w:t>
      </w:r>
      <w:r w:rsidDel="00000000" w:rsidR="00000000" w:rsidRPr="00000000">
        <w:rPr>
          <w:rtl w:val="0"/>
        </w:rPr>
        <w:t xml:space="preserve"> is number of times w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occurs in context c</w:t>
      </w:r>
      <w:r w:rsidDel="00000000" w:rsidR="00000000" w:rsidRPr="00000000">
        <w:rPr>
          <w:vertAlign w:val="subscript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We need three probability: </w:t>
      </w:r>
    </w:p>
    <w:p w:rsidR="00000000" w:rsidDel="00000000" w:rsidP="00000000" w:rsidRDefault="00000000" w:rsidRPr="00000000" w14:paraId="0000014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vertAlign w:val="subscript"/>
          <w:rtl w:val="0"/>
        </w:rPr>
        <w:t xml:space="preserve">ij</w:t>
      </w:r>
      <w:r w:rsidDel="00000000" w:rsidR="00000000" w:rsidRPr="00000000">
        <w:rPr>
          <w:rtl w:val="0"/>
        </w:rPr>
        <w:t xml:space="preserve">: probability of two words being together, that is the number of times two words appear together divided by the sum (one that goes for the column, one for the row)</w:t>
      </w:r>
    </w:p>
    <w:p w:rsidR="00000000" w:rsidDel="00000000" w:rsidP="00000000" w:rsidRDefault="00000000" w:rsidRPr="00000000" w14:paraId="0000014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vertAlign w:val="subscript"/>
          <w:rtl w:val="0"/>
        </w:rPr>
        <w:t xml:space="preserve">i*</w:t>
      </w:r>
      <w:r w:rsidDel="00000000" w:rsidR="00000000" w:rsidRPr="00000000">
        <w:rPr>
          <w:rtl w:val="0"/>
        </w:rPr>
        <w:t xml:space="preserve">: probability of the word appearing alone: summing across the columns all the counting</w:t>
      </w:r>
    </w:p>
    <w:p w:rsidR="00000000" w:rsidDel="00000000" w:rsidP="00000000" w:rsidRDefault="00000000" w:rsidRPr="00000000" w14:paraId="0000014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vertAlign w:val="subscript"/>
          <w:rtl w:val="0"/>
        </w:rPr>
        <w:t xml:space="preserve">*j</w:t>
      </w:r>
      <w:r w:rsidDel="00000000" w:rsidR="00000000" w:rsidRPr="00000000">
        <w:rPr>
          <w:rtl w:val="0"/>
        </w:rPr>
        <w:t xml:space="preserve">: probability of the context: sum of the rows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Then we replace negative with 0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2066925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5"/>
                    <a:srcRect b="0" l="0" r="116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We want to compute the correlation between </w:t>
      </w:r>
      <w:r w:rsidDel="00000000" w:rsidR="00000000" w:rsidRPr="00000000">
        <w:rPr>
          <w:i w:val="1"/>
          <w:rtl w:val="0"/>
        </w:rPr>
        <w:t xml:space="preserve">information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i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Then we can do the same work for all the words: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/>
        <w:drawing>
          <wp:inline distB="114300" distT="114300" distL="114300" distR="114300">
            <wp:extent cx="4271963" cy="1582471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1582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Then we can compute the PMI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4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4"/>
        <w:rPr/>
      </w:pPr>
      <w:bookmarkStart w:colFirst="0" w:colLast="0" w:name="_xk9j1zru6prq" w:id="20"/>
      <w:bookmarkEnd w:id="20"/>
      <w:r w:rsidDel="00000000" w:rsidR="00000000" w:rsidRPr="00000000">
        <w:rPr>
          <w:rtl w:val="0"/>
        </w:rPr>
        <w:t xml:space="preserve">Weighting PMI</w:t>
      </w:r>
    </w:p>
    <w:p w:rsidR="00000000" w:rsidDel="00000000" w:rsidP="00000000" w:rsidRDefault="00000000" w:rsidRPr="00000000" w14:paraId="0000015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/>
        <w:drawing>
          <wp:inline distB="114300" distT="114300" distL="114300" distR="114300">
            <wp:extent cx="3586163" cy="1239073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1239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PMI is biassed toward infrequent events ⟹ very rare words have very high PMI values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Two solutions (with similar effect): 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Gives rare content words slightly higher probability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add-one smoothing</w:t>
      </w:r>
    </w:p>
    <w:p w:rsidR="00000000" w:rsidDel="00000000" w:rsidP="00000000" w:rsidRDefault="00000000" w:rsidRPr="00000000" w14:paraId="0000016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5"/>
        <w:rPr/>
      </w:pPr>
      <w:bookmarkStart w:colFirst="0" w:colLast="0" w:name="_yhp0zvxrt8zs" w:id="21"/>
      <w:bookmarkEnd w:id="21"/>
      <w:r w:rsidDel="00000000" w:rsidR="00000000" w:rsidRPr="00000000">
        <w:rPr>
          <w:rtl w:val="0"/>
        </w:rPr>
        <w:t xml:space="preserve">Gives rare content words slightly higher probability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/>
        <w:drawing>
          <wp:inline distB="114300" distT="114300" distL="114300" distR="114300">
            <wp:extent cx="3109913" cy="1368981"/>
            <wp:effectExtent b="0" l="0" r="0" t="0"/>
            <wp:docPr id="7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1368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Take the same formula as before, but we raise the context probability to a value and that value is usually 0.75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5"/>
        <w:rPr/>
      </w:pPr>
      <w:bookmarkStart w:colFirst="0" w:colLast="0" w:name="_k8j1yod2ll25" w:id="22"/>
      <w:bookmarkEnd w:id="22"/>
      <w:r w:rsidDel="00000000" w:rsidR="00000000" w:rsidRPr="00000000">
        <w:rPr>
          <w:rtl w:val="0"/>
        </w:rPr>
        <w:t xml:space="preserve">Laplace Smoothing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/>
        <w:drawing>
          <wp:inline distB="114300" distT="114300" distL="114300" distR="114300">
            <wp:extent cx="3748088" cy="902779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902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simply add a number between 0.1 and 3 for each context word. You have a similar result as before.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From this: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/>
        <w:drawing>
          <wp:inline distB="114300" distT="114300" distL="114300" distR="114300">
            <wp:extent cx="2547938" cy="827495"/>
            <wp:effectExtent b="0" l="0" r="0" t="0"/>
            <wp:docPr id="7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827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To this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/>
        <w:drawing>
          <wp:inline distB="114300" distT="114300" distL="114300" distR="114300">
            <wp:extent cx="3262313" cy="802030"/>
            <wp:effectExtent b="0" l="0" r="0" t="0"/>
            <wp:docPr id="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802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And we compute all the result again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/>
        <w:drawing>
          <wp:inline distB="114300" distT="114300" distL="114300" distR="114300">
            <wp:extent cx="2757488" cy="1644415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644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rtl w:val="0"/>
        </w:rPr>
        <w:t xml:space="preserve">Using syntax to define a word’s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/>
        <w:drawing>
          <wp:inline distB="114300" distT="114300" distL="114300" distR="114300">
            <wp:extent cx="3529013" cy="1870025"/>
            <wp:effectExtent b="0" l="0" r="0" t="0"/>
            <wp:docPr id="4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187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Two words are similar if they have similar syntactic context.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/>
        <w:drawing>
          <wp:inline distB="114300" distT="114300" distL="114300" distR="114300">
            <wp:extent cx="3081338" cy="1658394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1658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As context you can count instead of how many time a words appear together you can count how many times a word appear as a object of subject of a particular verb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/>
        <w:drawing>
          <wp:inline distB="114300" distT="114300" distL="114300" distR="114300">
            <wp:extent cx="3576638" cy="2525035"/>
            <wp:effectExtent b="0" l="0" r="0" t="0"/>
            <wp:docPr id="4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2525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drink as a more common object the word wine (</w:t>
      </w:r>
      <w:r w:rsidDel="00000000" w:rsidR="00000000" w:rsidRPr="00000000">
        <w:rPr>
          <w:i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 more times than </w:t>
      </w:r>
      <w:r w:rsidDel="00000000" w:rsidR="00000000" w:rsidRPr="00000000">
        <w:rPr>
          <w:i w:val="1"/>
          <w:rtl w:val="0"/>
        </w:rPr>
        <w:t xml:space="preserve">wine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i w:val="1"/>
          <w:rtl w:val="0"/>
        </w:rPr>
        <w:t xml:space="preserve">wine </w:t>
      </w:r>
      <w:r w:rsidDel="00000000" w:rsidR="00000000" w:rsidRPr="00000000">
        <w:rPr>
          <w:rtl w:val="0"/>
        </w:rPr>
        <w:t xml:space="preserve">is more drinkable than </w:t>
      </w:r>
      <w:r w:rsidDel="00000000" w:rsidR="00000000" w:rsidRPr="00000000">
        <w:rPr>
          <w:i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Pado Lapata alternative </w:t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Instead of |V| x R|V| matrix</w:t>
      </w:r>
    </w:p>
    <w:p w:rsidR="00000000" w:rsidDel="00000000" w:rsidP="00000000" w:rsidRDefault="00000000" w:rsidRPr="00000000" w14:paraId="0000018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have a |V| x |V| matrix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/>
        <w:drawing>
          <wp:inline distB="114300" distT="114300" distL="114300" distR="114300">
            <wp:extent cx="3938588" cy="1858071"/>
            <wp:effectExtent b="0" l="0" r="0" t="0"/>
            <wp:docPr id="4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1858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We will still have a matrix that is </w:t>
      </w:r>
      <w:r w:rsidDel="00000000" w:rsidR="00000000" w:rsidRPr="00000000">
        <w:rPr>
          <w:i w:val="1"/>
          <w:rtl w:val="0"/>
        </w:rPr>
        <w:t xml:space="preserve">number of words * number of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tfpxumcfse9d" w:id="23"/>
      <w:bookmarkEnd w:id="23"/>
      <w:r w:rsidDel="00000000" w:rsidR="00000000" w:rsidRPr="00000000">
        <w:rPr>
          <w:rtl w:val="0"/>
        </w:rPr>
        <w:t xml:space="preserve">Alternative to PPMI for measuring association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PPMI is a good measure but there are others too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58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Problem: there are words that co-occour a lot but some of words that appear together are important, while some that appear together are not important.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i w:val="1"/>
          <w:rtl w:val="0"/>
        </w:rPr>
        <w:t xml:space="preserve">Cherry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i w:val="1"/>
          <w:rtl w:val="0"/>
        </w:rPr>
        <w:t xml:space="preserve">pie</w:t>
      </w:r>
      <w:r w:rsidDel="00000000" w:rsidR="00000000" w:rsidRPr="00000000">
        <w:rPr>
          <w:rtl w:val="0"/>
        </w:rPr>
        <w:t xml:space="preserve"> might appear together a lot of time and they might be important, while </w:t>
      </w:r>
      <w:r w:rsidDel="00000000" w:rsidR="00000000" w:rsidRPr="00000000">
        <w:rPr>
          <w:i w:val="1"/>
          <w:rtl w:val="0"/>
        </w:rPr>
        <w:t xml:space="preserve">the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cherry</w:t>
      </w:r>
      <w:r w:rsidDel="00000000" w:rsidR="00000000" w:rsidRPr="00000000">
        <w:rPr>
          <w:rtl w:val="0"/>
        </w:rPr>
        <w:t xml:space="preserve"> also might happier together multiples time but they are not important as with </w:t>
      </w:r>
      <w:r w:rsidDel="00000000" w:rsidR="00000000" w:rsidRPr="00000000">
        <w:rPr>
          <w:i w:val="1"/>
          <w:rtl w:val="0"/>
        </w:rPr>
        <w:t xml:space="preserve">pie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rPr/>
      </w:pPr>
      <w:bookmarkStart w:colFirst="0" w:colLast="0" w:name="_y9uuzmexcz0o" w:id="24"/>
      <w:bookmarkEnd w:id="24"/>
      <w:r w:rsidDel="00000000" w:rsidR="00000000" w:rsidRPr="00000000">
        <w:rPr>
          <w:rtl w:val="0"/>
        </w:rPr>
        <w:t xml:space="preserve">TF-IDF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/>
        <w:drawing>
          <wp:inline distB="114300" distT="114300" distL="114300" distR="114300">
            <wp:extent cx="4011203" cy="2325432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1203" cy="2325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Combine two factors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Term frequency</w:t>
      </w:r>
      <w:r w:rsidDel="00000000" w:rsidR="00000000" w:rsidRPr="00000000">
        <w:rPr>
          <w:rtl w:val="0"/>
        </w:rPr>
        <w:t xml:space="preserve">: frequency of a word, how many times appears a word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Inverse document frequency (idf)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 is the total number of documents we have</w:t>
      </w:r>
    </w:p>
    <w:p w:rsidR="00000000" w:rsidDel="00000000" w:rsidP="00000000" w:rsidRDefault="00000000" w:rsidRPr="00000000" w14:paraId="0000019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df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number of documents what the word we are interest</w:t>
      </w:r>
    </w:p>
    <w:p w:rsidR="00000000" w:rsidDel="00000000" w:rsidP="00000000" w:rsidRDefault="00000000" w:rsidRPr="00000000" w14:paraId="0000019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ij</w:t>
      </w:r>
      <w:r w:rsidDel="00000000" w:rsidR="00000000" w:rsidRPr="00000000">
        <w:rPr>
          <w:rtl w:val="0"/>
        </w:rPr>
        <w:t xml:space="preserve"> word i in document j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324225"/>
            <wp:effectExtent b="0" l="0" r="0" t="0"/>
            <wp:docPr id="6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71"/>
                    <a:srcRect b="169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tf-idf not generally used for word-word similarity</w:t>
      </w:r>
    </w:p>
    <w:p w:rsidR="00000000" w:rsidDel="00000000" w:rsidP="00000000" w:rsidRDefault="00000000" w:rsidRPr="00000000" w14:paraId="0000019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15621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 is by far the most common weighting when we are considering the relationship of words to documents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rPr/>
      </w:pPr>
      <w:bookmarkStart w:colFirst="0" w:colLast="0" w:name="_q2nqnwulvyvv" w:id="25"/>
      <w:bookmarkEnd w:id="25"/>
      <w:r w:rsidDel="00000000" w:rsidR="00000000" w:rsidRPr="00000000">
        <w:rPr>
          <w:rtl w:val="0"/>
        </w:rPr>
        <w:t xml:space="preserve">Vector semantics - measuring similarity the cosine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How we actually compute the similarity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rtl w:val="0"/>
        </w:rPr>
        <w:t xml:space="preserve">measuring similarly</w:t>
      </w:r>
      <w:r w:rsidDel="00000000" w:rsidR="00000000" w:rsidRPr="00000000">
        <w:rPr>
          <w:rtl w:val="0"/>
        </w:rPr>
        <w:t xml:space="preserve">: measure with the dot product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/>
        <w:drawing>
          <wp:inline distB="114300" distT="114300" distL="114300" distR="114300">
            <wp:extent cx="3519488" cy="198775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198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/>
        <w:drawing>
          <wp:inline distB="114300" distT="114300" distL="114300" distR="114300">
            <wp:extent cx="3756261" cy="2115237"/>
            <wp:effectExtent b="0" l="0" r="0" t="0"/>
            <wp:docPr id="5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6261" cy="2115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Problem: dot product will be longer if the vector is longer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The length of a vector is given by the formula. To address this problem we can normalise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/>
        <w:drawing>
          <wp:inline distB="114300" distT="114300" distL="114300" distR="114300">
            <wp:extent cx="4149384" cy="223322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384" cy="223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Use cosine similarity: compute the doctor product, and divide by the length of the two vector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Is the angle between two vectors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/>
        <w:drawing>
          <wp:inline distB="114300" distT="114300" distL="114300" distR="114300">
            <wp:extent cx="4129088" cy="2393773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2393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/>
        <w:drawing>
          <wp:inline distB="114300" distT="114300" distL="114300" distR="114300">
            <wp:extent cx="4059421" cy="2016224"/>
            <wp:effectExtent b="0" l="0" r="0" t="0"/>
            <wp:docPr id="3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9421" cy="2016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When it is 0 then the vectors are orthogonal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/>
        <w:drawing>
          <wp:inline distB="114300" distT="114300" distL="114300" distR="114300">
            <wp:extent cx="3671888" cy="1201598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1201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7.png"/><Relationship Id="rId42" Type="http://schemas.openxmlformats.org/officeDocument/2006/relationships/image" Target="media/image28.png"/><Relationship Id="rId41" Type="http://schemas.openxmlformats.org/officeDocument/2006/relationships/image" Target="media/image24.png"/><Relationship Id="rId44" Type="http://schemas.openxmlformats.org/officeDocument/2006/relationships/image" Target="media/image8.png"/><Relationship Id="rId43" Type="http://schemas.openxmlformats.org/officeDocument/2006/relationships/image" Target="media/image53.png"/><Relationship Id="rId46" Type="http://schemas.openxmlformats.org/officeDocument/2006/relationships/image" Target="media/image22.png"/><Relationship Id="rId45" Type="http://schemas.openxmlformats.org/officeDocument/2006/relationships/image" Target="media/image6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9.png"/><Relationship Id="rId48" Type="http://schemas.openxmlformats.org/officeDocument/2006/relationships/image" Target="media/image29.png"/><Relationship Id="rId47" Type="http://schemas.openxmlformats.org/officeDocument/2006/relationships/image" Target="media/image61.png"/><Relationship Id="rId49" Type="http://schemas.openxmlformats.org/officeDocument/2006/relationships/image" Target="media/image42.png"/><Relationship Id="rId5" Type="http://schemas.openxmlformats.org/officeDocument/2006/relationships/styles" Target="styles.xml"/><Relationship Id="rId6" Type="http://schemas.openxmlformats.org/officeDocument/2006/relationships/image" Target="media/image39.png"/><Relationship Id="rId7" Type="http://schemas.openxmlformats.org/officeDocument/2006/relationships/image" Target="media/image17.png"/><Relationship Id="rId8" Type="http://schemas.openxmlformats.org/officeDocument/2006/relationships/image" Target="media/image68.png"/><Relationship Id="rId73" Type="http://schemas.openxmlformats.org/officeDocument/2006/relationships/image" Target="media/image32.png"/><Relationship Id="rId72" Type="http://schemas.openxmlformats.org/officeDocument/2006/relationships/image" Target="media/image12.png"/><Relationship Id="rId31" Type="http://schemas.openxmlformats.org/officeDocument/2006/relationships/image" Target="media/image7.png"/><Relationship Id="rId75" Type="http://schemas.openxmlformats.org/officeDocument/2006/relationships/image" Target="media/image5.png"/><Relationship Id="rId30" Type="http://schemas.openxmlformats.org/officeDocument/2006/relationships/image" Target="media/image10.png"/><Relationship Id="rId74" Type="http://schemas.openxmlformats.org/officeDocument/2006/relationships/image" Target="media/image50.png"/><Relationship Id="rId33" Type="http://schemas.openxmlformats.org/officeDocument/2006/relationships/image" Target="media/image59.png"/><Relationship Id="rId77" Type="http://schemas.openxmlformats.org/officeDocument/2006/relationships/image" Target="media/image46.png"/><Relationship Id="rId32" Type="http://schemas.openxmlformats.org/officeDocument/2006/relationships/image" Target="media/image35.png"/><Relationship Id="rId76" Type="http://schemas.openxmlformats.org/officeDocument/2006/relationships/image" Target="media/image30.png"/><Relationship Id="rId35" Type="http://schemas.openxmlformats.org/officeDocument/2006/relationships/image" Target="media/image71.png"/><Relationship Id="rId34" Type="http://schemas.openxmlformats.org/officeDocument/2006/relationships/image" Target="media/image27.png"/><Relationship Id="rId78" Type="http://schemas.openxmlformats.org/officeDocument/2006/relationships/image" Target="media/image9.png"/><Relationship Id="rId71" Type="http://schemas.openxmlformats.org/officeDocument/2006/relationships/image" Target="media/image72.png"/><Relationship Id="rId70" Type="http://schemas.openxmlformats.org/officeDocument/2006/relationships/image" Target="media/image73.png"/><Relationship Id="rId37" Type="http://schemas.openxmlformats.org/officeDocument/2006/relationships/image" Target="media/image23.png"/><Relationship Id="rId36" Type="http://schemas.openxmlformats.org/officeDocument/2006/relationships/image" Target="media/image62.png"/><Relationship Id="rId39" Type="http://schemas.openxmlformats.org/officeDocument/2006/relationships/image" Target="media/image34.png"/><Relationship Id="rId38" Type="http://schemas.openxmlformats.org/officeDocument/2006/relationships/image" Target="media/image60.png"/><Relationship Id="rId62" Type="http://schemas.openxmlformats.org/officeDocument/2006/relationships/image" Target="media/image65.png"/><Relationship Id="rId61" Type="http://schemas.openxmlformats.org/officeDocument/2006/relationships/image" Target="media/image44.png"/><Relationship Id="rId20" Type="http://schemas.openxmlformats.org/officeDocument/2006/relationships/image" Target="media/image16.png"/><Relationship Id="rId64" Type="http://schemas.openxmlformats.org/officeDocument/2006/relationships/image" Target="media/image25.png"/><Relationship Id="rId63" Type="http://schemas.openxmlformats.org/officeDocument/2006/relationships/image" Target="media/image33.png"/><Relationship Id="rId22" Type="http://schemas.openxmlformats.org/officeDocument/2006/relationships/image" Target="media/image1.png"/><Relationship Id="rId66" Type="http://schemas.openxmlformats.org/officeDocument/2006/relationships/image" Target="media/image40.png"/><Relationship Id="rId21" Type="http://schemas.openxmlformats.org/officeDocument/2006/relationships/image" Target="media/image67.png"/><Relationship Id="rId65" Type="http://schemas.openxmlformats.org/officeDocument/2006/relationships/image" Target="media/image58.png"/><Relationship Id="rId24" Type="http://schemas.openxmlformats.org/officeDocument/2006/relationships/image" Target="media/image48.png"/><Relationship Id="rId68" Type="http://schemas.openxmlformats.org/officeDocument/2006/relationships/image" Target="media/image43.png"/><Relationship Id="rId23" Type="http://schemas.openxmlformats.org/officeDocument/2006/relationships/image" Target="media/image31.png"/><Relationship Id="rId67" Type="http://schemas.openxmlformats.org/officeDocument/2006/relationships/image" Target="media/image37.png"/><Relationship Id="rId60" Type="http://schemas.openxmlformats.org/officeDocument/2006/relationships/image" Target="media/image66.png"/><Relationship Id="rId26" Type="http://schemas.openxmlformats.org/officeDocument/2006/relationships/image" Target="media/image49.png"/><Relationship Id="rId25" Type="http://schemas.openxmlformats.org/officeDocument/2006/relationships/image" Target="media/image14.png"/><Relationship Id="rId69" Type="http://schemas.openxmlformats.org/officeDocument/2006/relationships/image" Target="media/image70.png"/><Relationship Id="rId28" Type="http://schemas.openxmlformats.org/officeDocument/2006/relationships/image" Target="media/image38.png"/><Relationship Id="rId27" Type="http://schemas.openxmlformats.org/officeDocument/2006/relationships/image" Target="media/image20.png"/><Relationship Id="rId29" Type="http://schemas.openxmlformats.org/officeDocument/2006/relationships/image" Target="media/image21.png"/><Relationship Id="rId51" Type="http://schemas.openxmlformats.org/officeDocument/2006/relationships/image" Target="media/image45.png"/><Relationship Id="rId50" Type="http://schemas.openxmlformats.org/officeDocument/2006/relationships/image" Target="media/image63.png"/><Relationship Id="rId53" Type="http://schemas.openxmlformats.org/officeDocument/2006/relationships/image" Target="media/image18.png"/><Relationship Id="rId52" Type="http://schemas.openxmlformats.org/officeDocument/2006/relationships/image" Target="media/image54.png"/><Relationship Id="rId11" Type="http://schemas.openxmlformats.org/officeDocument/2006/relationships/image" Target="media/image4.png"/><Relationship Id="rId55" Type="http://schemas.openxmlformats.org/officeDocument/2006/relationships/image" Target="media/image51.png"/><Relationship Id="rId10" Type="http://schemas.openxmlformats.org/officeDocument/2006/relationships/image" Target="media/image41.png"/><Relationship Id="rId54" Type="http://schemas.openxmlformats.org/officeDocument/2006/relationships/image" Target="media/image3.png"/><Relationship Id="rId13" Type="http://schemas.openxmlformats.org/officeDocument/2006/relationships/image" Target="media/image52.png"/><Relationship Id="rId57" Type="http://schemas.openxmlformats.org/officeDocument/2006/relationships/image" Target="media/image11.png"/><Relationship Id="rId12" Type="http://schemas.openxmlformats.org/officeDocument/2006/relationships/image" Target="media/image36.png"/><Relationship Id="rId56" Type="http://schemas.openxmlformats.org/officeDocument/2006/relationships/image" Target="media/image15.png"/><Relationship Id="rId15" Type="http://schemas.openxmlformats.org/officeDocument/2006/relationships/image" Target="media/image2.png"/><Relationship Id="rId59" Type="http://schemas.openxmlformats.org/officeDocument/2006/relationships/image" Target="media/image13.png"/><Relationship Id="rId14" Type="http://schemas.openxmlformats.org/officeDocument/2006/relationships/image" Target="media/image57.png"/><Relationship Id="rId58" Type="http://schemas.openxmlformats.org/officeDocument/2006/relationships/image" Target="media/image55.png"/><Relationship Id="rId17" Type="http://schemas.openxmlformats.org/officeDocument/2006/relationships/image" Target="media/image6.png"/><Relationship Id="rId16" Type="http://schemas.openxmlformats.org/officeDocument/2006/relationships/image" Target="media/image19.png"/><Relationship Id="rId19" Type="http://schemas.openxmlformats.org/officeDocument/2006/relationships/image" Target="media/image56.png"/><Relationship Id="rId18" Type="http://schemas.openxmlformats.org/officeDocument/2006/relationships/image" Target="media/image2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